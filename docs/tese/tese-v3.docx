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Orientador(a): Prof(a). Dr(a). Nome Completo</w:t>
      </w:r>
    </w:p>
    <w:p w14:paraId="18EB69DA" w14:textId="77777777" w:rsidR="003E06D1" w:rsidRDefault="003E06D1" w:rsidP="006837E6">
      <w:pPr>
        <w:ind w:firstLine="0"/>
        <w:rPr>
          <w:rFonts w:cs="Arial"/>
          <w:sz w:val="24"/>
          <w:szCs w:val="24"/>
        </w:rPr>
      </w:pPr>
      <w:r>
        <w:rPr>
          <w:rFonts w:cs="Arial"/>
          <w:sz w:val="24"/>
          <w:szCs w:val="24"/>
        </w:rPr>
        <w:t>Coorientador: Prof(a). Dr(a).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r>
        <w:rPr>
          <w:rFonts w:cs="Arial"/>
          <w:sz w:val="24"/>
          <w:szCs w:val="24"/>
        </w:rPr>
        <w:t>Prof(a). Dr(a).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r>
        <w:rPr>
          <w:rFonts w:cs="Arial"/>
          <w:sz w:val="24"/>
          <w:szCs w:val="24"/>
        </w:rPr>
        <w:t>Prof(a). Dr(a).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r>
        <w:rPr>
          <w:rFonts w:cs="Arial"/>
          <w:sz w:val="24"/>
          <w:szCs w:val="24"/>
        </w:rPr>
        <w:t>Prof(a). Dr(a).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r>
        <w:rPr>
          <w:rFonts w:cs="Arial"/>
          <w:sz w:val="24"/>
          <w:szCs w:val="24"/>
        </w:rPr>
        <w:t>Prof(a). Dr(a).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Autor da epigrafe</w:t>
      </w:r>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SOBRENOME, Nome do autor. Título: subtítulo (se houver). Ano. nºf.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SOBRENOME, Nome do autor. Título (em inglês): subtítulo (em inglês, se houver). Ano. nºf.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Chatbot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lastRenderedPageBreak/>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chatbots</w:t>
      </w:r>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021C5522" w14:textId="1F3477FA" w:rsidR="002C4625" w:rsidRDefault="00D82FB6">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2385751" w:history="1">
        <w:r w:rsidR="002C4625" w:rsidRPr="00093059">
          <w:rPr>
            <w:rStyle w:val="Hyperlink"/>
            <w:noProof/>
          </w:rPr>
          <w:t>Figura 1 - Plataforma Cognitiva de Chatbot</w:t>
        </w:r>
        <w:r w:rsidR="002C4625">
          <w:rPr>
            <w:noProof/>
            <w:webHidden/>
          </w:rPr>
          <w:tab/>
        </w:r>
        <w:r w:rsidR="002C4625">
          <w:rPr>
            <w:noProof/>
            <w:webHidden/>
          </w:rPr>
          <w:fldChar w:fldCharType="begin"/>
        </w:r>
        <w:r w:rsidR="002C4625">
          <w:rPr>
            <w:noProof/>
            <w:webHidden/>
          </w:rPr>
          <w:instrText xml:space="preserve"> PAGEREF _Toc142385751 \h </w:instrText>
        </w:r>
        <w:r w:rsidR="002C4625">
          <w:rPr>
            <w:noProof/>
            <w:webHidden/>
          </w:rPr>
        </w:r>
        <w:r w:rsidR="002C4625">
          <w:rPr>
            <w:noProof/>
            <w:webHidden/>
          </w:rPr>
          <w:fldChar w:fldCharType="separate"/>
        </w:r>
        <w:r w:rsidR="002C4625">
          <w:rPr>
            <w:noProof/>
            <w:webHidden/>
          </w:rPr>
          <w:t>29</w:t>
        </w:r>
        <w:r w:rsidR="002C4625">
          <w:rPr>
            <w:noProof/>
            <w:webHidden/>
          </w:rPr>
          <w:fldChar w:fldCharType="end"/>
        </w:r>
      </w:hyperlink>
    </w:p>
    <w:p w14:paraId="13FAA902" w14:textId="0D603BFA" w:rsidR="002C4625" w:rsidRDefault="00000000">
      <w:pPr>
        <w:pStyle w:val="ndicedeilustraes"/>
        <w:tabs>
          <w:tab w:val="right" w:leader="dot" w:pos="9061"/>
        </w:tabs>
        <w:rPr>
          <w:rFonts w:asciiTheme="minorHAnsi" w:eastAsiaTheme="minorEastAsia" w:hAnsiTheme="minorHAnsi" w:cstheme="minorBidi"/>
          <w:noProof/>
          <w:lang w:eastAsia="pt-BR"/>
        </w:rPr>
      </w:pPr>
      <w:hyperlink w:anchor="_Toc142385752" w:history="1">
        <w:r w:rsidR="002C4625" w:rsidRPr="00093059">
          <w:rPr>
            <w:rStyle w:val="Hyperlink"/>
            <w:noProof/>
          </w:rPr>
          <w:t>Figura 6 - Modelo típico de um Sistema Adaptativo de Tutoria Inteligente</w:t>
        </w:r>
        <w:r w:rsidR="002C4625">
          <w:rPr>
            <w:noProof/>
            <w:webHidden/>
          </w:rPr>
          <w:tab/>
        </w:r>
        <w:r w:rsidR="002C4625">
          <w:rPr>
            <w:noProof/>
            <w:webHidden/>
          </w:rPr>
          <w:fldChar w:fldCharType="begin"/>
        </w:r>
        <w:r w:rsidR="002C4625">
          <w:rPr>
            <w:noProof/>
            <w:webHidden/>
          </w:rPr>
          <w:instrText xml:space="preserve"> PAGEREF _Toc142385752 \h </w:instrText>
        </w:r>
        <w:r w:rsidR="002C4625">
          <w:rPr>
            <w:noProof/>
            <w:webHidden/>
          </w:rPr>
        </w:r>
        <w:r w:rsidR="002C4625">
          <w:rPr>
            <w:noProof/>
            <w:webHidden/>
          </w:rPr>
          <w:fldChar w:fldCharType="separate"/>
        </w:r>
        <w:r w:rsidR="002C4625">
          <w:rPr>
            <w:noProof/>
            <w:webHidden/>
          </w:rPr>
          <w:t>34</w:t>
        </w:r>
        <w:r w:rsidR="002C4625">
          <w:rPr>
            <w:noProof/>
            <w:webHidden/>
          </w:rPr>
          <w:fldChar w:fldCharType="end"/>
        </w:r>
      </w:hyperlink>
    </w:p>
    <w:p w14:paraId="1232794A" w14:textId="0CD5549F" w:rsidR="002C4625" w:rsidRDefault="00000000">
      <w:pPr>
        <w:pStyle w:val="ndicedeilustraes"/>
        <w:tabs>
          <w:tab w:val="right" w:leader="dot" w:pos="9061"/>
        </w:tabs>
        <w:rPr>
          <w:rFonts w:asciiTheme="minorHAnsi" w:eastAsiaTheme="minorEastAsia" w:hAnsiTheme="minorHAnsi" w:cstheme="minorBidi"/>
          <w:noProof/>
          <w:lang w:eastAsia="pt-BR"/>
        </w:rPr>
      </w:pPr>
      <w:hyperlink w:anchor="_Toc142385753" w:history="1">
        <w:r w:rsidR="002C4625" w:rsidRPr="00093059">
          <w:rPr>
            <w:rStyle w:val="Hyperlink"/>
            <w:noProof/>
          </w:rPr>
          <w:t>Figura 2 - Quadro de competências do Professor Inovador</w:t>
        </w:r>
        <w:r w:rsidR="002C4625">
          <w:rPr>
            <w:noProof/>
            <w:webHidden/>
          </w:rPr>
          <w:tab/>
        </w:r>
        <w:r w:rsidR="002C4625">
          <w:rPr>
            <w:noProof/>
            <w:webHidden/>
          </w:rPr>
          <w:fldChar w:fldCharType="begin"/>
        </w:r>
        <w:r w:rsidR="002C4625">
          <w:rPr>
            <w:noProof/>
            <w:webHidden/>
          </w:rPr>
          <w:instrText xml:space="preserve"> PAGEREF _Toc142385753 \h </w:instrText>
        </w:r>
        <w:r w:rsidR="002C4625">
          <w:rPr>
            <w:noProof/>
            <w:webHidden/>
          </w:rPr>
        </w:r>
        <w:r w:rsidR="002C4625">
          <w:rPr>
            <w:noProof/>
            <w:webHidden/>
          </w:rPr>
          <w:fldChar w:fldCharType="separate"/>
        </w:r>
        <w:r w:rsidR="002C4625">
          <w:rPr>
            <w:noProof/>
            <w:webHidden/>
          </w:rPr>
          <w:t>66</w:t>
        </w:r>
        <w:r w:rsidR="002C4625">
          <w:rPr>
            <w:noProof/>
            <w:webHidden/>
          </w:rPr>
          <w:fldChar w:fldCharType="end"/>
        </w:r>
      </w:hyperlink>
    </w:p>
    <w:p w14:paraId="3563C1E8" w14:textId="11606378" w:rsidR="002C4625" w:rsidRDefault="00000000">
      <w:pPr>
        <w:pStyle w:val="ndicedeilustraes"/>
        <w:tabs>
          <w:tab w:val="right" w:leader="dot" w:pos="9061"/>
        </w:tabs>
        <w:rPr>
          <w:rFonts w:asciiTheme="minorHAnsi" w:eastAsiaTheme="minorEastAsia" w:hAnsiTheme="minorHAnsi" w:cstheme="minorBidi"/>
          <w:noProof/>
          <w:lang w:eastAsia="pt-BR"/>
        </w:rPr>
      </w:pPr>
      <w:hyperlink w:anchor="_Toc142385754" w:history="1">
        <w:r w:rsidR="002C4625" w:rsidRPr="00093059">
          <w:rPr>
            <w:rStyle w:val="Hyperlink"/>
            <w:noProof/>
          </w:rPr>
          <w:t>Figura 3 - Quadro DigCompEdu</w:t>
        </w:r>
        <w:r w:rsidR="002C4625">
          <w:rPr>
            <w:noProof/>
            <w:webHidden/>
          </w:rPr>
          <w:tab/>
        </w:r>
        <w:r w:rsidR="002C4625">
          <w:rPr>
            <w:noProof/>
            <w:webHidden/>
          </w:rPr>
          <w:fldChar w:fldCharType="begin"/>
        </w:r>
        <w:r w:rsidR="002C4625">
          <w:rPr>
            <w:noProof/>
            <w:webHidden/>
          </w:rPr>
          <w:instrText xml:space="preserve"> PAGEREF _Toc142385754 \h </w:instrText>
        </w:r>
        <w:r w:rsidR="002C4625">
          <w:rPr>
            <w:noProof/>
            <w:webHidden/>
          </w:rPr>
        </w:r>
        <w:r w:rsidR="002C4625">
          <w:rPr>
            <w:noProof/>
            <w:webHidden/>
          </w:rPr>
          <w:fldChar w:fldCharType="separate"/>
        </w:r>
        <w:r w:rsidR="002C4625">
          <w:rPr>
            <w:noProof/>
            <w:webHidden/>
          </w:rPr>
          <w:t>71</w:t>
        </w:r>
        <w:r w:rsidR="002C4625">
          <w:rPr>
            <w:noProof/>
            <w:webHidden/>
          </w:rPr>
          <w:fldChar w:fldCharType="end"/>
        </w:r>
      </w:hyperlink>
    </w:p>
    <w:p w14:paraId="4F12B9B2" w14:textId="12DF24D2" w:rsidR="002C4625" w:rsidRDefault="00000000">
      <w:pPr>
        <w:pStyle w:val="ndicedeilustraes"/>
        <w:tabs>
          <w:tab w:val="right" w:leader="dot" w:pos="9061"/>
        </w:tabs>
        <w:rPr>
          <w:rFonts w:asciiTheme="minorHAnsi" w:eastAsiaTheme="minorEastAsia" w:hAnsiTheme="minorHAnsi" w:cstheme="minorBidi"/>
          <w:noProof/>
          <w:lang w:eastAsia="pt-BR"/>
        </w:rPr>
      </w:pPr>
      <w:hyperlink w:anchor="_Toc142385755" w:history="1">
        <w:r w:rsidR="002C4625" w:rsidRPr="00093059">
          <w:rPr>
            <w:rStyle w:val="Hyperlink"/>
            <w:noProof/>
          </w:rPr>
          <w:t>Figura 4 - Modelo de progressão com seus 6 níveis de progressão</w:t>
        </w:r>
        <w:r w:rsidR="002C4625">
          <w:rPr>
            <w:noProof/>
            <w:webHidden/>
          </w:rPr>
          <w:tab/>
        </w:r>
        <w:r w:rsidR="002C4625">
          <w:rPr>
            <w:noProof/>
            <w:webHidden/>
          </w:rPr>
          <w:fldChar w:fldCharType="begin"/>
        </w:r>
        <w:r w:rsidR="002C4625">
          <w:rPr>
            <w:noProof/>
            <w:webHidden/>
          </w:rPr>
          <w:instrText xml:space="preserve"> PAGEREF _Toc142385755 \h </w:instrText>
        </w:r>
        <w:r w:rsidR="002C4625">
          <w:rPr>
            <w:noProof/>
            <w:webHidden/>
          </w:rPr>
        </w:r>
        <w:r w:rsidR="002C4625">
          <w:rPr>
            <w:noProof/>
            <w:webHidden/>
          </w:rPr>
          <w:fldChar w:fldCharType="separate"/>
        </w:r>
        <w:r w:rsidR="002C4625">
          <w:rPr>
            <w:noProof/>
            <w:webHidden/>
          </w:rPr>
          <w:t>72</w:t>
        </w:r>
        <w:r w:rsidR="002C4625">
          <w:rPr>
            <w:noProof/>
            <w:webHidden/>
          </w:rPr>
          <w:fldChar w:fldCharType="end"/>
        </w:r>
      </w:hyperlink>
    </w:p>
    <w:p w14:paraId="75B1D091" w14:textId="1C6AC865" w:rsidR="005F5812" w:rsidRDefault="00D82FB6"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Gostos descritos pelos consumidores que avaliaram as amostras (números indicam a frequência com que foram citados)......................................................................................</w:t>
            </w:r>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38483A9D" w14:textId="66FF47E1" w:rsidR="003A450E"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15957618" w:history="1">
            <w:r w:rsidR="003A450E" w:rsidRPr="00E31732">
              <w:rPr>
                <w:rStyle w:val="Hyperlink"/>
                <w:noProof/>
              </w:rPr>
              <w:t>1</w:t>
            </w:r>
            <w:r w:rsidR="003A450E">
              <w:rPr>
                <w:rFonts w:asciiTheme="minorHAnsi" w:eastAsiaTheme="minorEastAsia" w:hAnsiTheme="minorHAnsi" w:cstheme="minorBidi"/>
                <w:noProof/>
                <w:lang w:eastAsia="pt-BR"/>
              </w:rPr>
              <w:tab/>
            </w:r>
            <w:r w:rsidR="003A450E" w:rsidRPr="00E31732">
              <w:rPr>
                <w:rStyle w:val="Hyperlink"/>
                <w:noProof/>
              </w:rPr>
              <w:t>INTRODUÇÃO</w:t>
            </w:r>
            <w:r w:rsidR="003A450E">
              <w:rPr>
                <w:noProof/>
                <w:webHidden/>
              </w:rPr>
              <w:tab/>
            </w:r>
            <w:r w:rsidR="003A450E">
              <w:rPr>
                <w:noProof/>
                <w:webHidden/>
              </w:rPr>
              <w:fldChar w:fldCharType="begin"/>
            </w:r>
            <w:r w:rsidR="003A450E">
              <w:rPr>
                <w:noProof/>
                <w:webHidden/>
              </w:rPr>
              <w:instrText xml:space="preserve"> PAGEREF _Toc115957618 \h </w:instrText>
            </w:r>
            <w:r w:rsidR="003A450E">
              <w:rPr>
                <w:noProof/>
                <w:webHidden/>
              </w:rPr>
            </w:r>
            <w:r w:rsidR="003A450E">
              <w:rPr>
                <w:noProof/>
                <w:webHidden/>
              </w:rPr>
              <w:fldChar w:fldCharType="separate"/>
            </w:r>
            <w:r w:rsidR="003A450E">
              <w:rPr>
                <w:noProof/>
                <w:webHidden/>
              </w:rPr>
              <w:t>15</w:t>
            </w:r>
            <w:r w:rsidR="003A450E">
              <w:rPr>
                <w:noProof/>
                <w:webHidden/>
              </w:rPr>
              <w:fldChar w:fldCharType="end"/>
            </w:r>
          </w:hyperlink>
        </w:p>
        <w:p w14:paraId="45FD5966" w14:textId="2E2BE9E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19" w:history="1">
            <w:r w:rsidR="003A450E" w:rsidRPr="00E31732">
              <w:rPr>
                <w:rStyle w:val="Hyperlink"/>
                <w:noProof/>
              </w:rPr>
              <w:t>1.1</w:t>
            </w:r>
            <w:r w:rsidR="003A450E">
              <w:rPr>
                <w:rFonts w:asciiTheme="minorHAnsi" w:eastAsiaTheme="minorEastAsia" w:hAnsiTheme="minorHAnsi" w:cstheme="minorBidi"/>
                <w:noProof/>
                <w:lang w:eastAsia="pt-BR"/>
              </w:rPr>
              <w:tab/>
            </w:r>
            <w:r w:rsidR="003A450E" w:rsidRPr="00E31732">
              <w:rPr>
                <w:rStyle w:val="Hyperlink"/>
                <w:noProof/>
              </w:rPr>
              <w:t>Objeto de Pesquisa</w:t>
            </w:r>
            <w:r w:rsidR="003A450E">
              <w:rPr>
                <w:noProof/>
                <w:webHidden/>
              </w:rPr>
              <w:tab/>
            </w:r>
            <w:r w:rsidR="003A450E">
              <w:rPr>
                <w:noProof/>
                <w:webHidden/>
              </w:rPr>
              <w:fldChar w:fldCharType="begin"/>
            </w:r>
            <w:r w:rsidR="003A450E">
              <w:rPr>
                <w:noProof/>
                <w:webHidden/>
              </w:rPr>
              <w:instrText xml:space="preserve"> PAGEREF _Toc115957619 \h </w:instrText>
            </w:r>
            <w:r w:rsidR="003A450E">
              <w:rPr>
                <w:noProof/>
                <w:webHidden/>
              </w:rPr>
            </w:r>
            <w:r w:rsidR="003A450E">
              <w:rPr>
                <w:noProof/>
                <w:webHidden/>
              </w:rPr>
              <w:fldChar w:fldCharType="separate"/>
            </w:r>
            <w:r w:rsidR="003A450E">
              <w:rPr>
                <w:noProof/>
                <w:webHidden/>
              </w:rPr>
              <w:t>19</w:t>
            </w:r>
            <w:r w:rsidR="003A450E">
              <w:rPr>
                <w:noProof/>
                <w:webHidden/>
              </w:rPr>
              <w:fldChar w:fldCharType="end"/>
            </w:r>
          </w:hyperlink>
        </w:p>
        <w:p w14:paraId="235B7905" w14:textId="7D9D5627"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0" w:history="1">
            <w:r w:rsidR="003A450E" w:rsidRPr="00E31732">
              <w:rPr>
                <w:rStyle w:val="Hyperlink"/>
                <w:noProof/>
              </w:rPr>
              <w:t>1.2</w:t>
            </w:r>
            <w:r w:rsidR="003A450E">
              <w:rPr>
                <w:rFonts w:asciiTheme="minorHAnsi" w:eastAsiaTheme="minorEastAsia" w:hAnsiTheme="minorHAnsi" w:cstheme="minorBidi"/>
                <w:noProof/>
                <w:lang w:eastAsia="pt-BR"/>
              </w:rPr>
              <w:tab/>
            </w:r>
            <w:r w:rsidR="003A450E" w:rsidRPr="00E31732">
              <w:rPr>
                <w:rStyle w:val="Hyperlink"/>
                <w:noProof/>
              </w:rPr>
              <w:t>Cenário e justificativa de pesquisa</w:t>
            </w:r>
            <w:r w:rsidR="003A450E">
              <w:rPr>
                <w:noProof/>
                <w:webHidden/>
              </w:rPr>
              <w:tab/>
            </w:r>
            <w:r w:rsidR="003A450E">
              <w:rPr>
                <w:noProof/>
                <w:webHidden/>
              </w:rPr>
              <w:fldChar w:fldCharType="begin"/>
            </w:r>
            <w:r w:rsidR="003A450E">
              <w:rPr>
                <w:noProof/>
                <w:webHidden/>
              </w:rPr>
              <w:instrText xml:space="preserve"> PAGEREF _Toc115957620 \h </w:instrText>
            </w:r>
            <w:r w:rsidR="003A450E">
              <w:rPr>
                <w:noProof/>
                <w:webHidden/>
              </w:rPr>
            </w:r>
            <w:r w:rsidR="003A450E">
              <w:rPr>
                <w:noProof/>
                <w:webHidden/>
              </w:rPr>
              <w:fldChar w:fldCharType="separate"/>
            </w:r>
            <w:r w:rsidR="003A450E">
              <w:rPr>
                <w:noProof/>
                <w:webHidden/>
              </w:rPr>
              <w:t>22</w:t>
            </w:r>
            <w:r w:rsidR="003A450E">
              <w:rPr>
                <w:noProof/>
                <w:webHidden/>
              </w:rPr>
              <w:fldChar w:fldCharType="end"/>
            </w:r>
          </w:hyperlink>
        </w:p>
        <w:p w14:paraId="073E7BED" w14:textId="2E59835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1" w:history="1">
            <w:r w:rsidR="003A450E" w:rsidRPr="00E31732">
              <w:rPr>
                <w:rStyle w:val="Hyperlink"/>
                <w:rFonts w:eastAsia="Times New Roman"/>
                <w:noProof/>
              </w:rPr>
              <w:t>1.3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Objetivos gerais</w:t>
            </w:r>
            <w:r w:rsidR="003A450E">
              <w:rPr>
                <w:noProof/>
                <w:webHidden/>
              </w:rPr>
              <w:tab/>
            </w:r>
            <w:r w:rsidR="003A450E">
              <w:rPr>
                <w:noProof/>
                <w:webHidden/>
              </w:rPr>
              <w:fldChar w:fldCharType="begin"/>
            </w:r>
            <w:r w:rsidR="003A450E">
              <w:rPr>
                <w:noProof/>
                <w:webHidden/>
              </w:rPr>
              <w:instrText xml:space="preserve"> PAGEREF _Toc115957621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0324F50A" w14:textId="250B1483"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22" w:history="1">
            <w:r w:rsidR="003A450E" w:rsidRPr="00E31732">
              <w:rPr>
                <w:rStyle w:val="Hyperlink"/>
                <w:rFonts w:cs="Times New Roman"/>
                <w:noProof/>
              </w:rPr>
              <w:t>1.3.1</w:t>
            </w:r>
            <w:r w:rsidR="003A450E">
              <w:rPr>
                <w:rFonts w:asciiTheme="minorHAnsi" w:eastAsiaTheme="minorEastAsia" w:hAnsiTheme="minorHAnsi" w:cstheme="minorBidi"/>
                <w:noProof/>
                <w:lang w:eastAsia="pt-BR"/>
              </w:rPr>
              <w:tab/>
            </w:r>
            <w:r w:rsidR="003A450E" w:rsidRPr="00E31732">
              <w:rPr>
                <w:rStyle w:val="Hyperlink"/>
                <w:noProof/>
              </w:rPr>
              <w:t>Objetivos específicos</w:t>
            </w:r>
            <w:r w:rsidR="003A450E">
              <w:rPr>
                <w:noProof/>
                <w:webHidden/>
              </w:rPr>
              <w:tab/>
            </w:r>
            <w:r w:rsidR="003A450E">
              <w:rPr>
                <w:noProof/>
                <w:webHidden/>
              </w:rPr>
              <w:fldChar w:fldCharType="begin"/>
            </w:r>
            <w:r w:rsidR="003A450E">
              <w:rPr>
                <w:noProof/>
                <w:webHidden/>
              </w:rPr>
              <w:instrText xml:space="preserve"> PAGEREF _Toc115957622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3BD92E1D" w14:textId="37B35BF9"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3" w:history="1">
            <w:r w:rsidR="003A450E" w:rsidRPr="00E31732">
              <w:rPr>
                <w:rStyle w:val="Hyperlink"/>
                <w:noProof/>
              </w:rPr>
              <w:t>1.4</w:t>
            </w:r>
            <w:r w:rsidR="003A450E">
              <w:rPr>
                <w:rFonts w:asciiTheme="minorHAnsi" w:eastAsiaTheme="minorEastAsia" w:hAnsiTheme="minorHAnsi" w:cstheme="minorBidi"/>
                <w:noProof/>
                <w:lang w:eastAsia="pt-BR"/>
              </w:rPr>
              <w:tab/>
            </w:r>
            <w:r w:rsidR="003A450E" w:rsidRPr="00E31732">
              <w:rPr>
                <w:rStyle w:val="Hyperlink"/>
                <w:noProof/>
              </w:rPr>
              <w:t>Proposta da plataforma cognitiva</w:t>
            </w:r>
            <w:r w:rsidR="003A450E">
              <w:rPr>
                <w:noProof/>
                <w:webHidden/>
              </w:rPr>
              <w:tab/>
            </w:r>
            <w:r w:rsidR="003A450E">
              <w:rPr>
                <w:noProof/>
                <w:webHidden/>
              </w:rPr>
              <w:fldChar w:fldCharType="begin"/>
            </w:r>
            <w:r w:rsidR="003A450E">
              <w:rPr>
                <w:noProof/>
                <w:webHidden/>
              </w:rPr>
              <w:instrText xml:space="preserve"> PAGEREF _Toc115957623 \h </w:instrText>
            </w:r>
            <w:r w:rsidR="003A450E">
              <w:rPr>
                <w:noProof/>
                <w:webHidden/>
              </w:rPr>
            </w:r>
            <w:r w:rsidR="003A450E">
              <w:rPr>
                <w:noProof/>
                <w:webHidden/>
              </w:rPr>
              <w:fldChar w:fldCharType="separate"/>
            </w:r>
            <w:r w:rsidR="003A450E">
              <w:rPr>
                <w:noProof/>
                <w:webHidden/>
              </w:rPr>
              <w:t>26</w:t>
            </w:r>
            <w:r w:rsidR="003A450E">
              <w:rPr>
                <w:noProof/>
                <w:webHidden/>
              </w:rPr>
              <w:fldChar w:fldCharType="end"/>
            </w:r>
          </w:hyperlink>
        </w:p>
        <w:p w14:paraId="15CAF232" w14:textId="4C5A384F"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24" w:history="1">
            <w:r w:rsidR="003A450E" w:rsidRPr="00E31732">
              <w:rPr>
                <w:rStyle w:val="Hyperlink"/>
                <w:noProof/>
              </w:rPr>
              <w:t>2</w:t>
            </w:r>
            <w:r w:rsidR="003A450E">
              <w:rPr>
                <w:rFonts w:asciiTheme="minorHAnsi" w:eastAsiaTheme="minorEastAsia" w:hAnsiTheme="minorHAnsi" w:cstheme="minorBidi"/>
                <w:noProof/>
                <w:lang w:eastAsia="pt-BR"/>
              </w:rPr>
              <w:tab/>
            </w:r>
            <w:r w:rsidR="003A450E" w:rsidRPr="00E31732">
              <w:rPr>
                <w:rStyle w:val="Hyperlink"/>
                <w:noProof/>
              </w:rPr>
              <w:t>ESTADO DA ARTE</w:t>
            </w:r>
            <w:r w:rsidR="003A450E">
              <w:rPr>
                <w:noProof/>
                <w:webHidden/>
              </w:rPr>
              <w:tab/>
            </w:r>
            <w:r w:rsidR="003A450E">
              <w:rPr>
                <w:noProof/>
                <w:webHidden/>
              </w:rPr>
              <w:fldChar w:fldCharType="begin"/>
            </w:r>
            <w:r w:rsidR="003A450E">
              <w:rPr>
                <w:noProof/>
                <w:webHidden/>
              </w:rPr>
              <w:instrText xml:space="preserve"> PAGEREF _Toc115957624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25BA229C" w14:textId="292105F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5" w:history="1">
            <w:r w:rsidR="003A450E" w:rsidRPr="00E31732">
              <w:rPr>
                <w:rStyle w:val="Hyperlink"/>
                <w:noProof/>
              </w:rPr>
              <w:t>2.1</w:t>
            </w:r>
            <w:r w:rsidR="003A450E">
              <w:rPr>
                <w:rFonts w:asciiTheme="minorHAnsi" w:eastAsiaTheme="minorEastAsia" w:hAnsiTheme="minorHAnsi" w:cstheme="minorBidi"/>
                <w:noProof/>
                <w:lang w:eastAsia="pt-BR"/>
              </w:rPr>
              <w:tab/>
            </w:r>
            <w:r w:rsidR="003A450E" w:rsidRPr="00E31732">
              <w:rPr>
                <w:rStyle w:val="Hyperlink"/>
                <w:noProof/>
              </w:rPr>
              <w:t>Inteligência Artificial aplicada à Educação e Chatbots</w:t>
            </w:r>
            <w:r w:rsidR="003A450E">
              <w:rPr>
                <w:noProof/>
                <w:webHidden/>
              </w:rPr>
              <w:tab/>
            </w:r>
            <w:r w:rsidR="003A450E">
              <w:rPr>
                <w:noProof/>
                <w:webHidden/>
              </w:rPr>
              <w:fldChar w:fldCharType="begin"/>
            </w:r>
            <w:r w:rsidR="003A450E">
              <w:rPr>
                <w:noProof/>
                <w:webHidden/>
              </w:rPr>
              <w:instrText xml:space="preserve"> PAGEREF _Toc115957625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70CE8838" w14:textId="3823994C"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6" w:history="1">
            <w:r w:rsidR="003A450E" w:rsidRPr="00E31732">
              <w:rPr>
                <w:rStyle w:val="Hyperlink"/>
                <w:noProof/>
              </w:rPr>
              <w:t>2.2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_Toc115957626 \h </w:instrText>
            </w:r>
            <w:r w:rsidR="003A450E">
              <w:rPr>
                <w:noProof/>
                <w:webHidden/>
              </w:rPr>
            </w:r>
            <w:r w:rsidR="003A450E">
              <w:rPr>
                <w:noProof/>
                <w:webHidden/>
              </w:rPr>
              <w:fldChar w:fldCharType="separate"/>
            </w:r>
            <w:r w:rsidR="003A450E">
              <w:rPr>
                <w:noProof/>
                <w:webHidden/>
              </w:rPr>
              <w:t>30</w:t>
            </w:r>
            <w:r w:rsidR="003A450E">
              <w:rPr>
                <w:noProof/>
                <w:webHidden/>
              </w:rPr>
              <w:fldChar w:fldCharType="end"/>
            </w:r>
          </w:hyperlink>
        </w:p>
        <w:p w14:paraId="3E4CCC79" w14:textId="30D1DC7E"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7" w:history="1">
            <w:r w:rsidR="003A450E" w:rsidRPr="00E31732">
              <w:rPr>
                <w:rStyle w:val="Hyperlink"/>
                <w:noProof/>
              </w:rPr>
              <w:t>2.3</w:t>
            </w:r>
            <w:r w:rsidR="003A450E">
              <w:rPr>
                <w:rFonts w:asciiTheme="minorHAnsi" w:eastAsiaTheme="minorEastAsia" w:hAnsiTheme="minorHAnsi" w:cstheme="minorBidi"/>
                <w:noProof/>
                <w:lang w:eastAsia="pt-BR"/>
              </w:rPr>
              <w:tab/>
            </w:r>
            <w:r w:rsidR="003A450E" w:rsidRPr="00E31732">
              <w:rPr>
                <w:rStyle w:val="Hyperlink"/>
                <w:noProof/>
              </w:rPr>
              <w:t>Metodologia do Estado da Arte</w:t>
            </w:r>
            <w:r w:rsidR="003A450E">
              <w:rPr>
                <w:noProof/>
                <w:webHidden/>
              </w:rPr>
              <w:tab/>
            </w:r>
            <w:r w:rsidR="003A450E">
              <w:rPr>
                <w:noProof/>
                <w:webHidden/>
              </w:rPr>
              <w:fldChar w:fldCharType="begin"/>
            </w:r>
            <w:r w:rsidR="003A450E">
              <w:rPr>
                <w:noProof/>
                <w:webHidden/>
              </w:rPr>
              <w:instrText xml:space="preserve"> PAGEREF _Toc115957627 \h </w:instrText>
            </w:r>
            <w:r w:rsidR="003A450E">
              <w:rPr>
                <w:noProof/>
                <w:webHidden/>
              </w:rPr>
            </w:r>
            <w:r w:rsidR="003A450E">
              <w:rPr>
                <w:noProof/>
                <w:webHidden/>
              </w:rPr>
              <w:fldChar w:fldCharType="separate"/>
            </w:r>
            <w:r w:rsidR="003A450E">
              <w:rPr>
                <w:noProof/>
                <w:webHidden/>
              </w:rPr>
              <w:t>33</w:t>
            </w:r>
            <w:r w:rsidR="003A450E">
              <w:rPr>
                <w:noProof/>
                <w:webHidden/>
              </w:rPr>
              <w:fldChar w:fldCharType="end"/>
            </w:r>
          </w:hyperlink>
        </w:p>
        <w:p w14:paraId="234D08D0" w14:textId="70128587"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8" w:history="1">
            <w:r w:rsidR="003A450E" w:rsidRPr="00E31732">
              <w:rPr>
                <w:rStyle w:val="Hyperlink"/>
                <w:noProof/>
              </w:rPr>
              <w:t>2.4</w:t>
            </w:r>
            <w:r w:rsidR="003A450E">
              <w:rPr>
                <w:rFonts w:asciiTheme="minorHAnsi" w:eastAsiaTheme="minorEastAsia" w:hAnsiTheme="minorHAnsi" w:cstheme="minorBidi"/>
                <w:noProof/>
                <w:lang w:eastAsia="pt-BR"/>
              </w:rPr>
              <w:tab/>
            </w:r>
            <w:r w:rsidR="003A450E" w:rsidRPr="00E31732">
              <w:rPr>
                <w:rStyle w:val="Hyperlink"/>
                <w:noProof/>
              </w:rPr>
              <w:t>Trabalhos relacionados</w:t>
            </w:r>
            <w:r w:rsidR="003A450E">
              <w:rPr>
                <w:noProof/>
                <w:webHidden/>
              </w:rPr>
              <w:tab/>
            </w:r>
            <w:r w:rsidR="003A450E">
              <w:rPr>
                <w:noProof/>
                <w:webHidden/>
              </w:rPr>
              <w:fldChar w:fldCharType="begin"/>
            </w:r>
            <w:r w:rsidR="003A450E">
              <w:rPr>
                <w:noProof/>
                <w:webHidden/>
              </w:rPr>
              <w:instrText xml:space="preserve"> PAGEREF _Toc115957628 \h </w:instrText>
            </w:r>
            <w:r w:rsidR="003A450E">
              <w:rPr>
                <w:noProof/>
                <w:webHidden/>
              </w:rPr>
            </w:r>
            <w:r w:rsidR="003A450E">
              <w:rPr>
                <w:noProof/>
                <w:webHidden/>
              </w:rPr>
              <w:fldChar w:fldCharType="separate"/>
            </w:r>
            <w:r w:rsidR="003A450E">
              <w:rPr>
                <w:noProof/>
                <w:webHidden/>
              </w:rPr>
              <w:t>34</w:t>
            </w:r>
            <w:r w:rsidR="003A450E">
              <w:rPr>
                <w:noProof/>
                <w:webHidden/>
              </w:rPr>
              <w:fldChar w:fldCharType="end"/>
            </w:r>
          </w:hyperlink>
        </w:p>
        <w:p w14:paraId="5D57D8A5" w14:textId="72C5F36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9" w:history="1">
            <w:r w:rsidR="003A450E" w:rsidRPr="00E31732">
              <w:rPr>
                <w:rStyle w:val="Hyperlink"/>
                <w:noProof/>
              </w:rPr>
              <w:t>2.5</w:t>
            </w:r>
            <w:r w:rsidR="003A450E">
              <w:rPr>
                <w:rFonts w:asciiTheme="minorHAnsi" w:eastAsiaTheme="minorEastAsia" w:hAnsiTheme="minorHAnsi" w:cstheme="minorBidi"/>
                <w:noProof/>
                <w:lang w:eastAsia="pt-BR"/>
              </w:rPr>
              <w:tab/>
            </w:r>
            <w:r w:rsidR="003A450E" w:rsidRPr="00E31732">
              <w:rPr>
                <w:rStyle w:val="Hyperlink"/>
                <w:noProof/>
              </w:rPr>
              <w:t>Referencial Teórico</w:t>
            </w:r>
            <w:r w:rsidR="003A450E">
              <w:rPr>
                <w:noProof/>
                <w:webHidden/>
              </w:rPr>
              <w:tab/>
            </w:r>
            <w:r w:rsidR="003A450E">
              <w:rPr>
                <w:noProof/>
                <w:webHidden/>
              </w:rPr>
              <w:fldChar w:fldCharType="begin"/>
            </w:r>
            <w:r w:rsidR="003A450E">
              <w:rPr>
                <w:noProof/>
                <w:webHidden/>
              </w:rPr>
              <w:instrText xml:space="preserve"> PAGEREF _Toc115957629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0E1F1DEB" w14:textId="1BE663E1"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0" w:history="1">
            <w:r w:rsidR="003A450E" w:rsidRPr="00E31732">
              <w:rPr>
                <w:rStyle w:val="Hyperlink"/>
                <w:rFonts w:cs="Times New Roman"/>
                <w:noProof/>
              </w:rPr>
              <w:t>2.5.1</w:t>
            </w:r>
            <w:r w:rsidR="003A450E">
              <w:rPr>
                <w:rFonts w:asciiTheme="minorHAnsi" w:eastAsiaTheme="minorEastAsia" w:hAnsiTheme="minorHAnsi" w:cstheme="minorBidi"/>
                <w:noProof/>
                <w:lang w:eastAsia="pt-BR"/>
              </w:rPr>
              <w:tab/>
            </w:r>
            <w:r w:rsidR="003A450E" w:rsidRPr="00E31732">
              <w:rPr>
                <w:rStyle w:val="Hyperlink"/>
                <w:noProof/>
              </w:rPr>
              <w:t>Chatbots de Mercado</w:t>
            </w:r>
            <w:r w:rsidR="003A450E">
              <w:rPr>
                <w:noProof/>
                <w:webHidden/>
              </w:rPr>
              <w:tab/>
            </w:r>
            <w:r w:rsidR="003A450E">
              <w:rPr>
                <w:noProof/>
                <w:webHidden/>
              </w:rPr>
              <w:fldChar w:fldCharType="begin"/>
            </w:r>
            <w:r w:rsidR="003A450E">
              <w:rPr>
                <w:noProof/>
                <w:webHidden/>
              </w:rPr>
              <w:instrText xml:space="preserve"> PAGEREF _Toc115957630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5ACB6A08" w14:textId="58D845C3"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1" w:history="1">
            <w:r w:rsidR="003A450E" w:rsidRPr="00E31732">
              <w:rPr>
                <w:rStyle w:val="Hyperlink"/>
                <w:rFonts w:cs="Times New Roman"/>
                <w:noProof/>
              </w:rPr>
              <w:t>2.5.2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_Toc115957631 \h </w:instrText>
            </w:r>
            <w:r w:rsidR="003A450E">
              <w:rPr>
                <w:noProof/>
                <w:webHidden/>
              </w:rPr>
            </w:r>
            <w:r w:rsidR="003A450E">
              <w:rPr>
                <w:noProof/>
                <w:webHidden/>
              </w:rPr>
              <w:fldChar w:fldCharType="separate"/>
            </w:r>
            <w:r w:rsidR="003A450E">
              <w:rPr>
                <w:noProof/>
                <w:webHidden/>
              </w:rPr>
              <w:t>39</w:t>
            </w:r>
            <w:r w:rsidR="003A450E">
              <w:rPr>
                <w:noProof/>
                <w:webHidden/>
              </w:rPr>
              <w:fldChar w:fldCharType="end"/>
            </w:r>
          </w:hyperlink>
        </w:p>
        <w:p w14:paraId="48AF8E72" w14:textId="0217AEC8"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32" w:history="1">
            <w:r w:rsidR="003A450E" w:rsidRPr="00E31732">
              <w:rPr>
                <w:rStyle w:val="Hyperlink"/>
                <w:noProof/>
              </w:rPr>
              <w:t>2.6</w:t>
            </w:r>
            <w:r w:rsidR="003A450E">
              <w:rPr>
                <w:rFonts w:asciiTheme="minorHAnsi" w:eastAsiaTheme="minorEastAsia" w:hAnsiTheme="minorHAnsi" w:cstheme="minorBidi"/>
                <w:noProof/>
                <w:lang w:eastAsia="pt-BR"/>
              </w:rPr>
              <w:tab/>
            </w:r>
            <w:r w:rsidR="003A450E" w:rsidRPr="00E31732">
              <w:rPr>
                <w:rStyle w:val="Hyperlink"/>
                <w:noProof/>
              </w:rPr>
              <w:t>Resultados</w:t>
            </w:r>
            <w:r w:rsidR="003A450E">
              <w:rPr>
                <w:noProof/>
                <w:webHidden/>
              </w:rPr>
              <w:tab/>
            </w:r>
            <w:r w:rsidR="003A450E">
              <w:rPr>
                <w:noProof/>
                <w:webHidden/>
              </w:rPr>
              <w:fldChar w:fldCharType="begin"/>
            </w:r>
            <w:r w:rsidR="003A450E">
              <w:rPr>
                <w:noProof/>
                <w:webHidden/>
              </w:rPr>
              <w:instrText xml:space="preserve"> PAGEREF _Toc115957632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11F88794" w14:textId="3083618D"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3" w:history="1">
            <w:r w:rsidR="003A450E" w:rsidRPr="00E31732">
              <w:rPr>
                <w:rStyle w:val="Hyperlink"/>
                <w:rFonts w:cs="Times New Roman"/>
                <w:noProof/>
              </w:rPr>
              <w:t>2.6.1</w:t>
            </w:r>
            <w:r w:rsidR="003A450E">
              <w:rPr>
                <w:rFonts w:asciiTheme="minorHAnsi" w:eastAsiaTheme="minorEastAsia" w:hAnsiTheme="minorHAnsi" w:cstheme="minorBidi"/>
                <w:noProof/>
                <w:lang w:eastAsia="pt-BR"/>
              </w:rPr>
              <w:tab/>
            </w:r>
            <w:r w:rsidR="003A450E" w:rsidRPr="00E31732">
              <w:rPr>
                <w:rStyle w:val="Hyperlink"/>
                <w:noProof/>
              </w:rPr>
              <w:t>Características dos chatbots</w:t>
            </w:r>
            <w:r w:rsidR="003A450E">
              <w:rPr>
                <w:noProof/>
                <w:webHidden/>
              </w:rPr>
              <w:tab/>
            </w:r>
            <w:r w:rsidR="003A450E">
              <w:rPr>
                <w:noProof/>
                <w:webHidden/>
              </w:rPr>
              <w:fldChar w:fldCharType="begin"/>
            </w:r>
            <w:r w:rsidR="003A450E">
              <w:rPr>
                <w:noProof/>
                <w:webHidden/>
              </w:rPr>
              <w:instrText xml:space="preserve"> PAGEREF _Toc115957633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0675FC48" w14:textId="2FF563A2"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4" w:history="1">
            <w:r w:rsidR="003A450E" w:rsidRPr="00E31732">
              <w:rPr>
                <w:rStyle w:val="Hyperlink"/>
                <w:rFonts w:cs="Times New Roman"/>
                <w:noProof/>
              </w:rPr>
              <w:t>2.6.2</w:t>
            </w:r>
            <w:r w:rsidR="003A450E">
              <w:rPr>
                <w:rFonts w:asciiTheme="minorHAnsi" w:eastAsiaTheme="minorEastAsia" w:hAnsiTheme="minorHAnsi" w:cstheme="minorBidi"/>
                <w:noProof/>
                <w:lang w:eastAsia="pt-BR"/>
              </w:rPr>
              <w:tab/>
            </w:r>
            <w:r w:rsidR="003A450E" w:rsidRPr="00E31732">
              <w:rPr>
                <w:rStyle w:val="Hyperlink"/>
                <w:noProof/>
              </w:rPr>
              <w:t>Chatbot e o papel da Persona</w:t>
            </w:r>
            <w:r w:rsidR="003A450E">
              <w:rPr>
                <w:noProof/>
                <w:webHidden/>
              </w:rPr>
              <w:tab/>
            </w:r>
            <w:r w:rsidR="003A450E">
              <w:rPr>
                <w:noProof/>
                <w:webHidden/>
              </w:rPr>
              <w:fldChar w:fldCharType="begin"/>
            </w:r>
            <w:r w:rsidR="003A450E">
              <w:rPr>
                <w:noProof/>
                <w:webHidden/>
              </w:rPr>
              <w:instrText xml:space="preserve"> PAGEREF _Toc115957634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775BFC84" w14:textId="4B0EC86C"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5" w:history="1">
            <w:r w:rsidR="003A450E" w:rsidRPr="00E31732">
              <w:rPr>
                <w:rStyle w:val="Hyperlink"/>
                <w:rFonts w:cs="Times New Roman"/>
                <w:noProof/>
              </w:rPr>
              <w:t>2.6.3</w:t>
            </w:r>
            <w:r w:rsidR="003A450E">
              <w:rPr>
                <w:rFonts w:asciiTheme="minorHAnsi" w:eastAsiaTheme="minorEastAsia" w:hAnsiTheme="minorHAnsi" w:cstheme="minorBidi"/>
                <w:noProof/>
                <w:lang w:eastAsia="pt-BR"/>
              </w:rPr>
              <w:tab/>
            </w:r>
            <w:r w:rsidR="003A450E" w:rsidRPr="00E31732">
              <w:rPr>
                <w:rStyle w:val="Hyperlink"/>
                <w:noProof/>
              </w:rPr>
              <w:t>Oportunidades</w:t>
            </w:r>
            <w:r w:rsidR="003A450E">
              <w:rPr>
                <w:noProof/>
                <w:webHidden/>
              </w:rPr>
              <w:tab/>
            </w:r>
            <w:r w:rsidR="003A450E">
              <w:rPr>
                <w:noProof/>
                <w:webHidden/>
              </w:rPr>
              <w:fldChar w:fldCharType="begin"/>
            </w:r>
            <w:r w:rsidR="003A450E">
              <w:rPr>
                <w:noProof/>
                <w:webHidden/>
              </w:rPr>
              <w:instrText xml:space="preserve"> PAGEREF _Toc115957635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1EF35428" w14:textId="28B1A5DA"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6" w:history="1">
            <w:r w:rsidR="003A450E" w:rsidRPr="00E31732">
              <w:rPr>
                <w:rStyle w:val="Hyperlink"/>
                <w:rFonts w:cs="Times New Roman"/>
                <w:noProof/>
              </w:rPr>
              <w:t>2.6.4</w:t>
            </w:r>
            <w:r w:rsidR="003A450E">
              <w:rPr>
                <w:rFonts w:asciiTheme="minorHAnsi" w:eastAsiaTheme="minorEastAsia" w:hAnsiTheme="minorHAnsi" w:cstheme="minorBidi"/>
                <w:noProof/>
                <w:lang w:eastAsia="pt-BR"/>
              </w:rPr>
              <w:tab/>
            </w:r>
            <w:r w:rsidR="003A450E" w:rsidRPr="00E31732">
              <w:rPr>
                <w:rStyle w:val="Hyperlink"/>
                <w:noProof/>
              </w:rPr>
              <w:t>Desafios e Limitações dos chatbots</w:t>
            </w:r>
            <w:r w:rsidR="003A450E">
              <w:rPr>
                <w:noProof/>
                <w:webHidden/>
              </w:rPr>
              <w:tab/>
            </w:r>
            <w:r w:rsidR="003A450E">
              <w:rPr>
                <w:noProof/>
                <w:webHidden/>
              </w:rPr>
              <w:fldChar w:fldCharType="begin"/>
            </w:r>
            <w:r w:rsidR="003A450E">
              <w:rPr>
                <w:noProof/>
                <w:webHidden/>
              </w:rPr>
              <w:instrText xml:space="preserve"> PAGEREF _Toc115957636 \h </w:instrText>
            </w:r>
            <w:r w:rsidR="003A450E">
              <w:rPr>
                <w:noProof/>
                <w:webHidden/>
              </w:rPr>
            </w:r>
            <w:r w:rsidR="003A450E">
              <w:rPr>
                <w:noProof/>
                <w:webHidden/>
              </w:rPr>
              <w:fldChar w:fldCharType="separate"/>
            </w:r>
            <w:r w:rsidR="003A450E">
              <w:rPr>
                <w:noProof/>
                <w:webHidden/>
              </w:rPr>
              <w:t>47</w:t>
            </w:r>
            <w:r w:rsidR="003A450E">
              <w:rPr>
                <w:noProof/>
                <w:webHidden/>
              </w:rPr>
              <w:fldChar w:fldCharType="end"/>
            </w:r>
          </w:hyperlink>
        </w:p>
        <w:p w14:paraId="77F05446" w14:textId="21CCC838"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7" w:history="1">
            <w:r w:rsidR="003A450E" w:rsidRPr="00E31732">
              <w:rPr>
                <w:rStyle w:val="Hyperlink"/>
                <w:rFonts w:cs="Times New Roman"/>
                <w:noProof/>
              </w:rPr>
              <w:t>2.6.5</w:t>
            </w:r>
            <w:r w:rsidR="003A450E">
              <w:rPr>
                <w:rFonts w:asciiTheme="minorHAnsi" w:eastAsiaTheme="minorEastAsia" w:hAnsiTheme="minorHAnsi" w:cstheme="minorBidi"/>
                <w:noProof/>
                <w:lang w:eastAsia="pt-BR"/>
              </w:rPr>
              <w:tab/>
            </w:r>
            <w:r w:rsidR="003A450E" w:rsidRPr="00E31732">
              <w:rPr>
                <w:rStyle w:val="Hyperlink"/>
                <w:noProof/>
              </w:rPr>
              <w:t>Resumo dos resultados</w:t>
            </w:r>
            <w:r w:rsidR="003A450E">
              <w:rPr>
                <w:noProof/>
                <w:webHidden/>
              </w:rPr>
              <w:tab/>
            </w:r>
            <w:r w:rsidR="003A450E">
              <w:rPr>
                <w:noProof/>
                <w:webHidden/>
              </w:rPr>
              <w:fldChar w:fldCharType="begin"/>
            </w:r>
            <w:r w:rsidR="003A450E">
              <w:rPr>
                <w:noProof/>
                <w:webHidden/>
              </w:rPr>
              <w:instrText xml:space="preserve"> PAGEREF _Toc115957637 \h </w:instrText>
            </w:r>
            <w:r w:rsidR="003A450E">
              <w:rPr>
                <w:noProof/>
                <w:webHidden/>
              </w:rPr>
            </w:r>
            <w:r w:rsidR="003A450E">
              <w:rPr>
                <w:noProof/>
                <w:webHidden/>
              </w:rPr>
              <w:fldChar w:fldCharType="separate"/>
            </w:r>
            <w:r w:rsidR="003A450E">
              <w:rPr>
                <w:noProof/>
                <w:webHidden/>
              </w:rPr>
              <w:t>48</w:t>
            </w:r>
            <w:r w:rsidR="003A450E">
              <w:rPr>
                <w:noProof/>
                <w:webHidden/>
              </w:rPr>
              <w:fldChar w:fldCharType="end"/>
            </w:r>
          </w:hyperlink>
        </w:p>
        <w:p w14:paraId="59DE0826" w14:textId="3775709A"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8" w:history="1">
            <w:r w:rsidR="003A450E" w:rsidRPr="00E31732">
              <w:rPr>
                <w:rStyle w:val="Hyperlink"/>
                <w:rFonts w:cs="Times New Roman"/>
                <w:noProof/>
              </w:rPr>
              <w:t>2.6.6</w:t>
            </w:r>
            <w:r w:rsidR="003A450E">
              <w:rPr>
                <w:rFonts w:asciiTheme="minorHAnsi" w:eastAsiaTheme="minorEastAsia" w:hAnsiTheme="minorHAnsi" w:cstheme="minorBidi"/>
                <w:noProof/>
                <w:lang w:eastAsia="pt-BR"/>
              </w:rPr>
              <w:tab/>
            </w:r>
            <w:r w:rsidR="003A450E" w:rsidRPr="00E31732">
              <w:rPr>
                <w:rStyle w:val="Hyperlink"/>
                <w:noProof/>
              </w:rPr>
              <w:t>Template de chatbot</w:t>
            </w:r>
            <w:r w:rsidR="003A450E">
              <w:rPr>
                <w:noProof/>
                <w:webHidden/>
              </w:rPr>
              <w:tab/>
            </w:r>
            <w:r w:rsidR="003A450E">
              <w:rPr>
                <w:noProof/>
                <w:webHidden/>
              </w:rPr>
              <w:fldChar w:fldCharType="begin"/>
            </w:r>
            <w:r w:rsidR="003A450E">
              <w:rPr>
                <w:noProof/>
                <w:webHidden/>
              </w:rPr>
              <w:instrText xml:space="preserve"> PAGEREF _Toc115957638 \h </w:instrText>
            </w:r>
            <w:r w:rsidR="003A450E">
              <w:rPr>
                <w:noProof/>
                <w:webHidden/>
              </w:rPr>
            </w:r>
            <w:r w:rsidR="003A450E">
              <w:rPr>
                <w:noProof/>
                <w:webHidden/>
              </w:rPr>
              <w:fldChar w:fldCharType="separate"/>
            </w:r>
            <w:r w:rsidR="003A450E">
              <w:rPr>
                <w:noProof/>
                <w:webHidden/>
              </w:rPr>
              <w:t>51</w:t>
            </w:r>
            <w:r w:rsidR="003A450E">
              <w:rPr>
                <w:noProof/>
                <w:webHidden/>
              </w:rPr>
              <w:fldChar w:fldCharType="end"/>
            </w:r>
          </w:hyperlink>
        </w:p>
        <w:p w14:paraId="35EB8A6C" w14:textId="31D73FD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39" w:history="1">
            <w:r w:rsidR="003A450E" w:rsidRPr="00E31732">
              <w:rPr>
                <w:rStyle w:val="Hyperlink"/>
                <w:noProof/>
              </w:rPr>
              <w:t>2.7</w:t>
            </w:r>
            <w:r w:rsidR="003A450E">
              <w:rPr>
                <w:rFonts w:asciiTheme="minorHAnsi" w:eastAsiaTheme="minorEastAsia" w:hAnsiTheme="minorHAnsi" w:cstheme="minorBidi"/>
                <w:noProof/>
                <w:lang w:eastAsia="pt-BR"/>
              </w:rPr>
              <w:tab/>
            </w:r>
            <w:r w:rsidR="003A450E" w:rsidRPr="00E31732">
              <w:rPr>
                <w:rStyle w:val="Hyperlink"/>
                <w:noProof/>
              </w:rPr>
              <w:t>Discussão</w:t>
            </w:r>
            <w:r w:rsidR="003A450E">
              <w:rPr>
                <w:noProof/>
                <w:webHidden/>
              </w:rPr>
              <w:tab/>
            </w:r>
            <w:r w:rsidR="003A450E">
              <w:rPr>
                <w:noProof/>
                <w:webHidden/>
              </w:rPr>
              <w:fldChar w:fldCharType="begin"/>
            </w:r>
            <w:r w:rsidR="003A450E">
              <w:rPr>
                <w:noProof/>
                <w:webHidden/>
              </w:rPr>
              <w:instrText xml:space="preserve"> PAGEREF _Toc115957639 \h </w:instrText>
            </w:r>
            <w:r w:rsidR="003A450E">
              <w:rPr>
                <w:noProof/>
                <w:webHidden/>
              </w:rPr>
            </w:r>
            <w:r w:rsidR="003A450E">
              <w:rPr>
                <w:noProof/>
                <w:webHidden/>
              </w:rPr>
              <w:fldChar w:fldCharType="separate"/>
            </w:r>
            <w:r w:rsidR="003A450E">
              <w:rPr>
                <w:noProof/>
                <w:webHidden/>
              </w:rPr>
              <w:t>52</w:t>
            </w:r>
            <w:r w:rsidR="003A450E">
              <w:rPr>
                <w:noProof/>
                <w:webHidden/>
              </w:rPr>
              <w:fldChar w:fldCharType="end"/>
            </w:r>
          </w:hyperlink>
        </w:p>
        <w:p w14:paraId="282A2B4D" w14:textId="5628810D"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0" w:history="1">
            <w:r w:rsidR="003A450E" w:rsidRPr="00E31732">
              <w:rPr>
                <w:rStyle w:val="Hyperlink"/>
                <w:noProof/>
              </w:rPr>
              <w:t>2.8</w:t>
            </w:r>
            <w:r w:rsidR="003A450E">
              <w:rPr>
                <w:rFonts w:asciiTheme="minorHAnsi" w:eastAsiaTheme="minorEastAsia" w:hAnsiTheme="minorHAnsi" w:cstheme="minorBidi"/>
                <w:noProof/>
                <w:lang w:eastAsia="pt-BR"/>
              </w:rPr>
              <w:tab/>
            </w:r>
            <w:r w:rsidR="003A450E" w:rsidRPr="00E31732">
              <w:rPr>
                <w:rStyle w:val="Hyperlink"/>
                <w:noProof/>
              </w:rPr>
              <w:t>Considerações finais</w:t>
            </w:r>
            <w:r w:rsidR="003A450E">
              <w:rPr>
                <w:noProof/>
                <w:webHidden/>
              </w:rPr>
              <w:tab/>
            </w:r>
            <w:r w:rsidR="003A450E">
              <w:rPr>
                <w:noProof/>
                <w:webHidden/>
              </w:rPr>
              <w:fldChar w:fldCharType="begin"/>
            </w:r>
            <w:r w:rsidR="003A450E">
              <w:rPr>
                <w:noProof/>
                <w:webHidden/>
              </w:rPr>
              <w:instrText xml:space="preserve"> PAGEREF _Toc115957640 \h </w:instrText>
            </w:r>
            <w:r w:rsidR="003A450E">
              <w:rPr>
                <w:noProof/>
                <w:webHidden/>
              </w:rPr>
            </w:r>
            <w:r w:rsidR="003A450E">
              <w:rPr>
                <w:noProof/>
                <w:webHidden/>
              </w:rPr>
              <w:fldChar w:fldCharType="separate"/>
            </w:r>
            <w:r w:rsidR="003A450E">
              <w:rPr>
                <w:noProof/>
                <w:webHidden/>
              </w:rPr>
              <w:t>54</w:t>
            </w:r>
            <w:r w:rsidR="003A450E">
              <w:rPr>
                <w:noProof/>
                <w:webHidden/>
              </w:rPr>
              <w:fldChar w:fldCharType="end"/>
            </w:r>
          </w:hyperlink>
        </w:p>
        <w:p w14:paraId="74CBE92F" w14:textId="0D4EEA1E"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41" w:history="1">
            <w:r w:rsidR="003A450E" w:rsidRPr="00E31732">
              <w:rPr>
                <w:rStyle w:val="Hyperlink"/>
                <w:rFonts w:eastAsia="Times New Roman"/>
                <w:noProof/>
              </w:rPr>
              <w:t>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FUNDAMENTAÇÃO TÉORICA</w:t>
            </w:r>
            <w:r w:rsidR="003A450E">
              <w:rPr>
                <w:noProof/>
                <w:webHidden/>
              </w:rPr>
              <w:tab/>
            </w:r>
            <w:r w:rsidR="003A450E">
              <w:rPr>
                <w:noProof/>
                <w:webHidden/>
              </w:rPr>
              <w:fldChar w:fldCharType="begin"/>
            </w:r>
            <w:r w:rsidR="003A450E">
              <w:rPr>
                <w:noProof/>
                <w:webHidden/>
              </w:rPr>
              <w:instrText xml:space="preserve"> PAGEREF _Toc115957641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4DBDA377" w14:textId="46A49CE1"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2" w:history="1">
            <w:r w:rsidR="003A450E" w:rsidRPr="00E31732">
              <w:rPr>
                <w:rStyle w:val="Hyperlink"/>
                <w:rFonts w:eastAsia="Times New Roman"/>
                <w:noProof/>
              </w:rPr>
              <w:t>3.1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Aproximar a Inteligência Artificial na Educação</w:t>
            </w:r>
            <w:r w:rsidR="003A450E">
              <w:rPr>
                <w:noProof/>
                <w:webHidden/>
              </w:rPr>
              <w:tab/>
            </w:r>
            <w:r w:rsidR="003A450E">
              <w:rPr>
                <w:noProof/>
                <w:webHidden/>
              </w:rPr>
              <w:fldChar w:fldCharType="begin"/>
            </w:r>
            <w:r w:rsidR="003A450E">
              <w:rPr>
                <w:noProof/>
                <w:webHidden/>
              </w:rPr>
              <w:instrText xml:space="preserve"> PAGEREF _Toc115957642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7F34DB93" w14:textId="368276C4"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3" w:history="1">
            <w:r w:rsidR="003A450E" w:rsidRPr="00E31732">
              <w:rPr>
                <w:rStyle w:val="Hyperlink"/>
                <w:rFonts w:eastAsia="Times New Roman"/>
                <w:noProof/>
              </w:rPr>
              <w:t>3.2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Indivíduo Inovador</w:t>
            </w:r>
            <w:r w:rsidR="003A450E">
              <w:rPr>
                <w:noProof/>
                <w:webHidden/>
              </w:rPr>
              <w:tab/>
            </w:r>
            <w:r w:rsidR="003A450E">
              <w:rPr>
                <w:noProof/>
                <w:webHidden/>
              </w:rPr>
              <w:fldChar w:fldCharType="begin"/>
            </w:r>
            <w:r w:rsidR="003A450E">
              <w:rPr>
                <w:noProof/>
                <w:webHidden/>
              </w:rPr>
              <w:instrText xml:space="preserve"> PAGEREF _Toc115957643 \h </w:instrText>
            </w:r>
            <w:r w:rsidR="003A450E">
              <w:rPr>
                <w:noProof/>
                <w:webHidden/>
              </w:rPr>
            </w:r>
            <w:r w:rsidR="003A450E">
              <w:rPr>
                <w:noProof/>
                <w:webHidden/>
              </w:rPr>
              <w:fldChar w:fldCharType="separate"/>
            </w:r>
            <w:r w:rsidR="003A450E">
              <w:rPr>
                <w:noProof/>
                <w:webHidden/>
              </w:rPr>
              <w:t>62</w:t>
            </w:r>
            <w:r w:rsidR="003A450E">
              <w:rPr>
                <w:noProof/>
                <w:webHidden/>
              </w:rPr>
              <w:fldChar w:fldCharType="end"/>
            </w:r>
          </w:hyperlink>
        </w:p>
        <w:p w14:paraId="29D8A451" w14:textId="3394C7C3"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4" w:history="1">
            <w:r w:rsidR="003A450E" w:rsidRPr="00E31732">
              <w:rPr>
                <w:rStyle w:val="Hyperlink"/>
                <w:rFonts w:eastAsia="Times New Roman"/>
                <w:noProof/>
              </w:rPr>
              <w:t>3.3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Educador Inovador</w:t>
            </w:r>
            <w:r w:rsidR="003A450E">
              <w:rPr>
                <w:noProof/>
                <w:webHidden/>
              </w:rPr>
              <w:tab/>
            </w:r>
            <w:r w:rsidR="003A450E">
              <w:rPr>
                <w:noProof/>
                <w:webHidden/>
              </w:rPr>
              <w:fldChar w:fldCharType="begin"/>
            </w:r>
            <w:r w:rsidR="003A450E">
              <w:rPr>
                <w:noProof/>
                <w:webHidden/>
              </w:rPr>
              <w:instrText xml:space="preserve"> PAGEREF _Toc115957644 \h </w:instrText>
            </w:r>
            <w:r w:rsidR="003A450E">
              <w:rPr>
                <w:noProof/>
                <w:webHidden/>
              </w:rPr>
            </w:r>
            <w:r w:rsidR="003A450E">
              <w:rPr>
                <w:noProof/>
                <w:webHidden/>
              </w:rPr>
              <w:fldChar w:fldCharType="separate"/>
            </w:r>
            <w:r w:rsidR="003A450E">
              <w:rPr>
                <w:noProof/>
                <w:webHidden/>
              </w:rPr>
              <w:t>63</w:t>
            </w:r>
            <w:r w:rsidR="003A450E">
              <w:rPr>
                <w:noProof/>
                <w:webHidden/>
              </w:rPr>
              <w:fldChar w:fldCharType="end"/>
            </w:r>
          </w:hyperlink>
        </w:p>
        <w:p w14:paraId="77249276" w14:textId="49833565"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5" w:history="1">
            <w:r w:rsidR="003A450E" w:rsidRPr="00E31732">
              <w:rPr>
                <w:rStyle w:val="Hyperlink"/>
                <w:rFonts w:eastAsia="Times New Roman"/>
                <w:noProof/>
              </w:rPr>
              <w:t>3.4</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Competências Digitais</w:t>
            </w:r>
            <w:r w:rsidR="003A450E">
              <w:rPr>
                <w:noProof/>
                <w:webHidden/>
              </w:rPr>
              <w:tab/>
            </w:r>
            <w:r w:rsidR="003A450E">
              <w:rPr>
                <w:noProof/>
                <w:webHidden/>
              </w:rPr>
              <w:fldChar w:fldCharType="begin"/>
            </w:r>
            <w:r w:rsidR="003A450E">
              <w:rPr>
                <w:noProof/>
                <w:webHidden/>
              </w:rPr>
              <w:instrText xml:space="preserve"> PAGEREF _Toc115957645 \h </w:instrText>
            </w:r>
            <w:r w:rsidR="003A450E">
              <w:rPr>
                <w:noProof/>
                <w:webHidden/>
              </w:rPr>
            </w:r>
            <w:r w:rsidR="003A450E">
              <w:rPr>
                <w:noProof/>
                <w:webHidden/>
              </w:rPr>
              <w:fldChar w:fldCharType="separate"/>
            </w:r>
            <w:r w:rsidR="003A450E">
              <w:rPr>
                <w:noProof/>
                <w:webHidden/>
              </w:rPr>
              <w:t>66</w:t>
            </w:r>
            <w:r w:rsidR="003A450E">
              <w:rPr>
                <w:noProof/>
                <w:webHidden/>
              </w:rPr>
              <w:fldChar w:fldCharType="end"/>
            </w:r>
          </w:hyperlink>
        </w:p>
        <w:p w14:paraId="5113AD4E" w14:textId="7B9DBD9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6" w:history="1">
            <w:r w:rsidR="003A450E" w:rsidRPr="00E31732">
              <w:rPr>
                <w:rStyle w:val="Hyperlink"/>
                <w:rFonts w:eastAsia="Times New Roman"/>
                <w:noProof/>
              </w:rPr>
              <w:t>3.5</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Matriz de Competências Digitais</w:t>
            </w:r>
            <w:r w:rsidR="003A450E">
              <w:rPr>
                <w:noProof/>
                <w:webHidden/>
              </w:rPr>
              <w:tab/>
            </w:r>
            <w:r w:rsidR="003A450E">
              <w:rPr>
                <w:noProof/>
                <w:webHidden/>
              </w:rPr>
              <w:fldChar w:fldCharType="begin"/>
            </w:r>
            <w:r w:rsidR="003A450E">
              <w:rPr>
                <w:noProof/>
                <w:webHidden/>
              </w:rPr>
              <w:instrText xml:space="preserve"> PAGEREF _Toc115957646 \h </w:instrText>
            </w:r>
            <w:r w:rsidR="003A450E">
              <w:rPr>
                <w:noProof/>
                <w:webHidden/>
              </w:rPr>
            </w:r>
            <w:r w:rsidR="003A450E">
              <w:rPr>
                <w:noProof/>
                <w:webHidden/>
              </w:rPr>
              <w:fldChar w:fldCharType="separate"/>
            </w:r>
            <w:r w:rsidR="003A450E">
              <w:rPr>
                <w:noProof/>
                <w:webHidden/>
              </w:rPr>
              <w:t>67</w:t>
            </w:r>
            <w:r w:rsidR="003A450E">
              <w:rPr>
                <w:noProof/>
                <w:webHidden/>
              </w:rPr>
              <w:fldChar w:fldCharType="end"/>
            </w:r>
          </w:hyperlink>
        </w:p>
        <w:p w14:paraId="7AEC6DA9" w14:textId="0D0DBC8E"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47" w:history="1">
            <w:r w:rsidR="003A450E" w:rsidRPr="00E31732">
              <w:rPr>
                <w:rStyle w:val="Hyperlink"/>
                <w:noProof/>
              </w:rPr>
              <w:t>4</w:t>
            </w:r>
            <w:r w:rsidR="003A450E">
              <w:rPr>
                <w:rFonts w:asciiTheme="minorHAnsi" w:eastAsiaTheme="minorEastAsia" w:hAnsiTheme="minorHAnsi" w:cstheme="minorBidi"/>
                <w:noProof/>
                <w:lang w:eastAsia="pt-BR"/>
              </w:rPr>
              <w:tab/>
            </w:r>
            <w:r w:rsidR="003A450E" w:rsidRPr="00E31732">
              <w:rPr>
                <w:rStyle w:val="Hyperlink"/>
                <w:noProof/>
              </w:rPr>
              <w:t>METODOLOGIA DE PESQUISA</w:t>
            </w:r>
            <w:r w:rsidR="003A450E">
              <w:rPr>
                <w:noProof/>
                <w:webHidden/>
              </w:rPr>
              <w:tab/>
            </w:r>
            <w:r w:rsidR="003A450E">
              <w:rPr>
                <w:noProof/>
                <w:webHidden/>
              </w:rPr>
              <w:fldChar w:fldCharType="begin"/>
            </w:r>
            <w:r w:rsidR="003A450E">
              <w:rPr>
                <w:noProof/>
                <w:webHidden/>
              </w:rPr>
              <w:instrText xml:space="preserve"> PAGEREF _Toc115957647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5B37F4EA" w14:textId="434E3DA4"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8" w:history="1">
            <w:r w:rsidR="003A450E" w:rsidRPr="00E31732">
              <w:rPr>
                <w:rStyle w:val="Hyperlink"/>
                <w:rFonts w:eastAsia="Times New Roman"/>
                <w:noProof/>
              </w:rPr>
              <w:t>4.1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Abordagem</w:t>
            </w:r>
            <w:r w:rsidR="003A450E">
              <w:rPr>
                <w:noProof/>
                <w:webHidden/>
              </w:rPr>
              <w:tab/>
            </w:r>
            <w:r w:rsidR="003A450E">
              <w:rPr>
                <w:noProof/>
                <w:webHidden/>
              </w:rPr>
              <w:fldChar w:fldCharType="begin"/>
            </w:r>
            <w:r w:rsidR="003A450E">
              <w:rPr>
                <w:noProof/>
                <w:webHidden/>
              </w:rPr>
              <w:instrText xml:space="preserve"> PAGEREF _Toc115957648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0CBB8D0D" w14:textId="255769DE"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9" w:history="1">
            <w:r w:rsidR="003A450E" w:rsidRPr="00E31732">
              <w:rPr>
                <w:rStyle w:val="Hyperlink"/>
                <w:rFonts w:eastAsia="Times New Roman"/>
                <w:noProof/>
              </w:rPr>
              <w:t>4.2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Prova de conceito – Um chatbot a ser utilizado por professores</w:t>
            </w:r>
            <w:r w:rsidR="003A450E">
              <w:rPr>
                <w:noProof/>
                <w:webHidden/>
              </w:rPr>
              <w:tab/>
            </w:r>
            <w:r w:rsidR="003A450E">
              <w:rPr>
                <w:noProof/>
                <w:webHidden/>
              </w:rPr>
              <w:fldChar w:fldCharType="begin"/>
            </w:r>
            <w:r w:rsidR="003A450E">
              <w:rPr>
                <w:noProof/>
                <w:webHidden/>
              </w:rPr>
              <w:instrText xml:space="preserve"> PAGEREF _Toc115957649 \h </w:instrText>
            </w:r>
            <w:r w:rsidR="003A450E">
              <w:rPr>
                <w:noProof/>
                <w:webHidden/>
              </w:rPr>
            </w:r>
            <w:r w:rsidR="003A450E">
              <w:rPr>
                <w:noProof/>
                <w:webHidden/>
              </w:rPr>
              <w:fldChar w:fldCharType="separate"/>
            </w:r>
            <w:r w:rsidR="003A450E">
              <w:rPr>
                <w:noProof/>
                <w:webHidden/>
              </w:rPr>
              <w:t>75</w:t>
            </w:r>
            <w:r w:rsidR="003A450E">
              <w:rPr>
                <w:noProof/>
                <w:webHidden/>
              </w:rPr>
              <w:fldChar w:fldCharType="end"/>
            </w:r>
          </w:hyperlink>
        </w:p>
        <w:p w14:paraId="388FB813" w14:textId="121EEF9C"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15957618"/>
      <w:r w:rsidRPr="00BF199E">
        <w:lastRenderedPageBreak/>
        <w:t>INTRODUÇÃO</w:t>
      </w:r>
      <w:bookmarkEnd w:id="0"/>
      <w:bookmarkEnd w:id="1"/>
    </w:p>
    <w:p w14:paraId="78B6203A" w14:textId="72F79887"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w:t>
      </w:r>
      <w:r w:rsidR="002C4625">
        <w:rPr>
          <w:rFonts w:ascii="Times New Roman" w:eastAsia="Times New Roman" w:hAnsi="Times New Roman" w:cs="Times New Roman"/>
          <w:sz w:val="24"/>
          <w:szCs w:val="24"/>
        </w:rPr>
        <w:t>t</w:t>
      </w:r>
      <w:r w:rsidR="00BF199E" w:rsidRPr="00630F0F">
        <w:rPr>
          <w:rFonts w:ascii="Times New Roman" w:eastAsia="Times New Roman" w:hAnsi="Times New Roman" w:cs="Times New Roman"/>
          <w:sz w:val="24"/>
          <w:szCs w:val="24"/>
        </w:rPr>
        <w:t>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2FAF8C11" w14:textId="11D172FF" w:rsidR="00554287" w:rsidRDefault="00753B2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1145BA">
        <w:rPr>
          <w:rFonts w:ascii="Times New Roman" w:eastAsia="Times New Roman" w:hAnsi="Times New Roman" w:cs="Times New Roman"/>
          <w:sz w:val="24"/>
          <w:szCs w:val="24"/>
        </w:rPr>
        <w:t>t</w:t>
      </w:r>
      <w:r>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s transformações que ocorrem na sociedade </w:t>
      </w:r>
      <w:r w:rsidR="001145BA">
        <w:rPr>
          <w:rFonts w:ascii="Times New Roman" w:eastAsia="Times New Roman" w:hAnsi="Times New Roman" w:cs="Times New Roman"/>
          <w:sz w:val="24"/>
          <w:szCs w:val="24"/>
        </w:rPr>
        <w:t>promovem</w:t>
      </w:r>
      <w:r>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novas relações com o saber</w:t>
      </w:r>
      <w:r>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dentro do contexto educacional </w:t>
      </w:r>
      <w:r>
        <w:rPr>
          <w:rFonts w:ascii="Times New Roman" w:eastAsia="Times New Roman" w:hAnsi="Times New Roman" w:cs="Times New Roman"/>
          <w:sz w:val="24"/>
          <w:szCs w:val="24"/>
        </w:rPr>
        <w:t xml:space="preserve">emerge uma necessidade </w:t>
      </w:r>
      <w:r w:rsidR="00AC6017">
        <w:rPr>
          <w:rFonts w:ascii="Times New Roman" w:eastAsia="Times New Roman" w:hAnsi="Times New Roman" w:cs="Times New Roman"/>
          <w:sz w:val="24"/>
          <w:szCs w:val="24"/>
        </w:rPr>
        <w:t xml:space="preserve">de relações mais dinâmicas </w:t>
      </w:r>
      <w:r w:rsidR="00211D97">
        <w:rPr>
          <w:rFonts w:ascii="Times New Roman" w:eastAsia="Times New Roman" w:hAnsi="Times New Roman" w:cs="Times New Roman"/>
          <w:sz w:val="24"/>
          <w:szCs w:val="24"/>
        </w:rPr>
        <w:t>na tríplice escola-professor</w:t>
      </w:r>
      <w:r>
        <w:rPr>
          <w:rFonts w:ascii="Times New Roman" w:eastAsia="Times New Roman" w:hAnsi="Times New Roman" w:cs="Times New Roman"/>
          <w:sz w:val="24"/>
          <w:szCs w:val="24"/>
        </w:rPr>
        <w:t>-aluno</w:t>
      </w:r>
      <w:r w:rsidR="00211D9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cujo centro mediador</w:t>
      </w:r>
      <w:r w:rsidR="00211D9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é a tecnologia</w:t>
      </w:r>
      <w:r w:rsidR="00BF199E" w:rsidRPr="00630F0F">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Aprendemos por meio de</w:t>
      </w:r>
      <w:r w:rsidR="00A95ACE">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processos organizados, junto com processos abertos, informais</w:t>
      </w:r>
      <w:r w:rsidR="00554287">
        <w:rPr>
          <w:rFonts w:ascii="Times New Roman" w:eastAsia="Times New Roman" w:hAnsi="Times New Roman" w:cs="Times New Roman"/>
          <w:sz w:val="24"/>
          <w:szCs w:val="24"/>
        </w:rPr>
        <w:t xml:space="preserve">. Como </w:t>
      </w:r>
      <w:r w:rsidR="00BF199E" w:rsidRPr="00630F0F">
        <w:rPr>
          <w:rFonts w:ascii="Times New Roman" w:eastAsia="Times New Roman" w:hAnsi="Times New Roman" w:cs="Times New Roman"/>
          <w:sz w:val="24"/>
          <w:szCs w:val="24"/>
        </w:rPr>
        <w:t>surgem novos espaços</w:t>
      </w:r>
      <w:r w:rsidR="00211D97">
        <w:rPr>
          <w:rFonts w:ascii="Times New Roman" w:eastAsia="Times New Roman" w:hAnsi="Times New Roman" w:cs="Times New Roman"/>
          <w:sz w:val="24"/>
          <w:szCs w:val="24"/>
        </w:rPr>
        <w:t xml:space="preserve">, </w:t>
      </w:r>
      <w:r w:rsidR="00211D97" w:rsidRPr="00630F0F">
        <w:rPr>
          <w:rFonts w:ascii="Times New Roman" w:eastAsia="Times New Roman" w:hAnsi="Times New Roman" w:cs="Times New Roman"/>
          <w:sz w:val="24"/>
          <w:szCs w:val="24"/>
        </w:rPr>
        <w:t>–</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ambientes digitais, dispositivos que exploram principalmente a computação ubíqua e todo esse ambiente tecnológico –</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pavimenta</w:t>
      </w:r>
      <w:r w:rsidR="00AC6017">
        <w:rPr>
          <w:rFonts w:ascii="Times New Roman" w:eastAsia="Times New Roman" w:hAnsi="Times New Roman" w:cs="Times New Roman"/>
          <w:sz w:val="24"/>
          <w:szCs w:val="24"/>
        </w:rPr>
        <w:t xml:space="preserve">-se </w:t>
      </w:r>
      <w:r w:rsidR="00BF199E" w:rsidRPr="00630F0F">
        <w:rPr>
          <w:rFonts w:ascii="Times New Roman" w:eastAsia="Times New Roman" w:hAnsi="Times New Roman" w:cs="Times New Roman"/>
          <w:sz w:val="24"/>
          <w:szCs w:val="24"/>
        </w:rPr>
        <w:t xml:space="preserve">uma estrutura </w:t>
      </w:r>
      <w:r w:rsidR="00AC6017">
        <w:rPr>
          <w:rFonts w:ascii="Times New Roman" w:eastAsia="Times New Roman" w:hAnsi="Times New Roman" w:cs="Times New Roman"/>
          <w:sz w:val="24"/>
          <w:szCs w:val="24"/>
        </w:rPr>
        <w:t xml:space="preserve">complexa e interconectada </w:t>
      </w:r>
      <w:r w:rsidR="00BF199E" w:rsidRPr="00630F0F">
        <w:rPr>
          <w:rFonts w:ascii="Times New Roman" w:eastAsia="Times New Roman" w:hAnsi="Times New Roman" w:cs="Times New Roman"/>
          <w:sz w:val="24"/>
          <w:szCs w:val="24"/>
        </w:rPr>
        <w:t>para a comunicação</w:t>
      </w:r>
      <w:r w:rsidR="00211D97">
        <w:rPr>
          <w:rFonts w:ascii="Times New Roman" w:eastAsia="Times New Roman" w:hAnsi="Times New Roman" w:cs="Times New Roman"/>
          <w:sz w:val="24"/>
          <w:szCs w:val="24"/>
        </w:rPr>
        <w:t xml:space="preserve"> e a </w:t>
      </w:r>
      <w:r w:rsidR="00BF199E" w:rsidRPr="00630F0F">
        <w:rPr>
          <w:rFonts w:ascii="Times New Roman" w:eastAsia="Times New Roman" w:hAnsi="Times New Roman" w:cs="Times New Roman"/>
          <w:sz w:val="24"/>
          <w:szCs w:val="24"/>
        </w:rPr>
        <w:t>colaboração no trabalho</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o mesmo tempo</w:t>
      </w:r>
      <w:r w:rsidR="00211D97">
        <w:rPr>
          <w:rFonts w:ascii="Times New Roman" w:eastAsia="Times New Roman" w:hAnsi="Times New Roman" w:cs="Times New Roman"/>
          <w:sz w:val="24"/>
          <w:szCs w:val="24"/>
        </w:rPr>
        <w:t xml:space="preserve"> dentro desta estrutura</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 xml:space="preserve">há </w:t>
      </w:r>
      <w:r w:rsidR="00BF199E" w:rsidRPr="00630F0F">
        <w:rPr>
          <w:rFonts w:ascii="Times New Roman" w:eastAsia="Times New Roman" w:hAnsi="Times New Roman" w:cs="Times New Roman"/>
          <w:sz w:val="24"/>
          <w:szCs w:val="24"/>
        </w:rPr>
        <w:t xml:space="preserve">uma massiva quantidade de informações </w:t>
      </w:r>
      <w:r w:rsidR="00211D97">
        <w:rPr>
          <w:rFonts w:ascii="Times New Roman" w:eastAsia="Times New Roman" w:hAnsi="Times New Roman" w:cs="Times New Roman"/>
          <w:sz w:val="24"/>
          <w:szCs w:val="24"/>
        </w:rPr>
        <w:t xml:space="preserve">sendo </w:t>
      </w:r>
      <w:r w:rsidR="00BF199E" w:rsidRPr="00630F0F">
        <w:rPr>
          <w:rFonts w:ascii="Times New Roman" w:eastAsia="Times New Roman" w:hAnsi="Times New Roman" w:cs="Times New Roman"/>
          <w:sz w:val="24"/>
          <w:szCs w:val="24"/>
        </w:rPr>
        <w:t>gerada pelos próprios dispositivos e por nós mesmos dentro desses ambientes digitais</w:t>
      </w:r>
      <w:r w:rsidR="00AC6017">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Se por um lado estes ambientes</w:t>
      </w:r>
      <w:r w:rsidR="00AC6017">
        <w:rPr>
          <w:rFonts w:ascii="Times New Roman" w:eastAsia="Times New Roman" w:hAnsi="Times New Roman" w:cs="Times New Roman"/>
          <w:sz w:val="24"/>
          <w:szCs w:val="24"/>
        </w:rPr>
        <w:t xml:space="preserve"> são inovadores </w:t>
      </w:r>
      <w:r w:rsidR="00264F83">
        <w:rPr>
          <w:rFonts w:ascii="Times New Roman" w:eastAsia="Times New Roman" w:hAnsi="Times New Roman" w:cs="Times New Roman"/>
          <w:sz w:val="24"/>
          <w:szCs w:val="24"/>
        </w:rPr>
        <w:t xml:space="preserve">e sua </w:t>
      </w:r>
      <w:r w:rsidR="00211D97">
        <w:rPr>
          <w:rFonts w:ascii="Times New Roman" w:eastAsia="Times New Roman" w:hAnsi="Times New Roman" w:cs="Times New Roman"/>
          <w:sz w:val="24"/>
          <w:szCs w:val="24"/>
        </w:rPr>
        <w:t>apropria</w:t>
      </w:r>
      <w:r w:rsidR="00264F83">
        <w:rPr>
          <w:rFonts w:ascii="Times New Roman" w:eastAsia="Times New Roman" w:hAnsi="Times New Roman" w:cs="Times New Roman"/>
          <w:sz w:val="24"/>
          <w:szCs w:val="24"/>
        </w:rPr>
        <w:t>ção</w:t>
      </w:r>
      <w:r w:rsidR="00211D9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no setor de Educação é fundamental</w:t>
      </w:r>
      <w:r w:rsidR="00AC601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 xml:space="preserve">por outro lado, </w:t>
      </w:r>
      <w:r w:rsidR="00AC6017">
        <w:rPr>
          <w:rFonts w:ascii="Times New Roman" w:eastAsia="Times New Roman" w:hAnsi="Times New Roman" w:cs="Times New Roman"/>
          <w:sz w:val="24"/>
          <w:szCs w:val="24"/>
        </w:rPr>
        <w:t>são ambientes complexos</w:t>
      </w:r>
      <w:r w:rsidR="00264F83">
        <w:rPr>
          <w:rFonts w:ascii="Times New Roman" w:eastAsia="Times New Roman" w:hAnsi="Times New Roman" w:cs="Times New Roman"/>
          <w:sz w:val="24"/>
          <w:szCs w:val="24"/>
        </w:rPr>
        <w:t xml:space="preserve"> com finalidades distintas de educar. Esta complexidade está associada a</w:t>
      </w:r>
      <w:r w:rsidR="00AC6017">
        <w:rPr>
          <w:rFonts w:ascii="Times New Roman" w:eastAsia="Times New Roman" w:hAnsi="Times New Roman" w:cs="Times New Roman"/>
          <w:sz w:val="24"/>
          <w:szCs w:val="24"/>
        </w:rPr>
        <w:t xml:space="preserve"> muitas variáveis, </w:t>
      </w:r>
      <w:r w:rsidR="00264F83">
        <w:rPr>
          <w:rFonts w:ascii="Times New Roman" w:eastAsia="Times New Roman" w:hAnsi="Times New Roman" w:cs="Times New Roman"/>
          <w:sz w:val="24"/>
          <w:szCs w:val="24"/>
        </w:rPr>
        <w:t>muitos canais de comunicação se sobrepõem e</w:t>
      </w:r>
      <w:r w:rsidR="00AC6017">
        <w:rPr>
          <w:rFonts w:ascii="Times New Roman" w:eastAsia="Times New Roman" w:hAnsi="Times New Roman" w:cs="Times New Roman"/>
          <w:sz w:val="24"/>
          <w:szCs w:val="24"/>
        </w:rPr>
        <w:t xml:space="preserve"> grupos monopolizam </w:t>
      </w:r>
      <w:r w:rsidR="00264F83">
        <w:rPr>
          <w:rFonts w:ascii="Times New Roman" w:eastAsia="Times New Roman" w:hAnsi="Times New Roman" w:cs="Times New Roman"/>
          <w:sz w:val="24"/>
          <w:szCs w:val="24"/>
        </w:rPr>
        <w:t xml:space="preserve">estes </w:t>
      </w:r>
      <w:r w:rsidR="00AC6017">
        <w:rPr>
          <w:rFonts w:ascii="Times New Roman" w:eastAsia="Times New Roman" w:hAnsi="Times New Roman" w:cs="Times New Roman"/>
          <w:sz w:val="24"/>
          <w:szCs w:val="24"/>
        </w:rPr>
        <w:t>canais</w:t>
      </w:r>
      <w:r w:rsidR="00264F83">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H</w:t>
      </w:r>
      <w:r w:rsidR="00AC6017">
        <w:rPr>
          <w:rFonts w:ascii="Times New Roman" w:eastAsia="Times New Roman" w:hAnsi="Times New Roman" w:cs="Times New Roman"/>
          <w:sz w:val="24"/>
          <w:szCs w:val="24"/>
        </w:rPr>
        <w:t xml:space="preserve">á uma infinidade de canais e aplicativos para </w:t>
      </w:r>
      <w:r w:rsidR="00554287">
        <w:rPr>
          <w:rFonts w:ascii="Times New Roman" w:eastAsia="Times New Roman" w:hAnsi="Times New Roman" w:cs="Times New Roman"/>
          <w:sz w:val="24"/>
          <w:szCs w:val="24"/>
        </w:rPr>
        <w:t xml:space="preserve">muitas </w:t>
      </w:r>
      <w:r w:rsidR="00AC6017">
        <w:rPr>
          <w:rFonts w:ascii="Times New Roman" w:eastAsia="Times New Roman" w:hAnsi="Times New Roman" w:cs="Times New Roman"/>
          <w:sz w:val="24"/>
          <w:szCs w:val="24"/>
        </w:rPr>
        <w:t>finalidades</w:t>
      </w:r>
      <w:r w:rsidR="00264F83">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que por vezes não estão com intuito de educar</w:t>
      </w:r>
      <w:r w:rsidR="00554287">
        <w:rPr>
          <w:rFonts w:ascii="Times New Roman" w:eastAsia="Times New Roman" w:hAnsi="Times New Roman" w:cs="Times New Roman"/>
          <w:sz w:val="24"/>
          <w:szCs w:val="24"/>
        </w:rPr>
        <w:t>, muitos das redes sociais, dos aplicativos de comunicação, não foram projetados para a educação.</w:t>
      </w:r>
      <w:r w:rsidR="00AC6017">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E</w:t>
      </w:r>
      <w:r w:rsidR="00264F83">
        <w:rPr>
          <w:rFonts w:ascii="Times New Roman" w:eastAsia="Times New Roman" w:hAnsi="Times New Roman" w:cs="Times New Roman"/>
          <w:sz w:val="24"/>
          <w:szCs w:val="24"/>
        </w:rPr>
        <w:t xml:space="preserve">ntretanto, </w:t>
      </w:r>
      <w:r w:rsidR="00AC6017">
        <w:rPr>
          <w:rFonts w:ascii="Times New Roman" w:eastAsia="Times New Roman" w:hAnsi="Times New Roman" w:cs="Times New Roman"/>
          <w:sz w:val="24"/>
          <w:szCs w:val="24"/>
        </w:rPr>
        <w:t xml:space="preserve">por eles passam informações que formam opiniões, formam perspectivas de mundo, </w:t>
      </w:r>
      <w:r w:rsidR="00264F83">
        <w:rPr>
          <w:rFonts w:ascii="Times New Roman" w:eastAsia="Times New Roman" w:hAnsi="Times New Roman" w:cs="Times New Roman"/>
          <w:sz w:val="24"/>
          <w:szCs w:val="24"/>
        </w:rPr>
        <w:t>educa-se,</w:t>
      </w:r>
      <w:r w:rsidR="00AC6017">
        <w:rPr>
          <w:rFonts w:ascii="Times New Roman" w:eastAsia="Times New Roman" w:hAnsi="Times New Roman" w:cs="Times New Roman"/>
          <w:sz w:val="24"/>
          <w:szCs w:val="24"/>
        </w:rPr>
        <w:t xml:space="preserve"> mas de um modo controverso.</w:t>
      </w:r>
      <w:r w:rsidR="00554287">
        <w:rPr>
          <w:rFonts w:ascii="Times New Roman" w:eastAsia="Times New Roman" w:hAnsi="Times New Roman" w:cs="Times New Roman"/>
          <w:sz w:val="24"/>
          <w:szCs w:val="24"/>
        </w:rPr>
        <w:t xml:space="preserve"> E</w:t>
      </w:r>
      <w:r w:rsidR="0067600D">
        <w:rPr>
          <w:rFonts w:ascii="Times New Roman" w:eastAsia="Times New Roman" w:hAnsi="Times New Roman" w:cs="Times New Roman"/>
          <w:sz w:val="24"/>
          <w:szCs w:val="24"/>
        </w:rPr>
        <w:t>ssa nova estrutura comunicacional emerge trazendo importantes desafios</w:t>
      </w:r>
      <w:r w:rsidR="00A03AE1">
        <w:rPr>
          <w:rFonts w:ascii="Times New Roman" w:eastAsia="Times New Roman" w:hAnsi="Times New Roman" w:cs="Times New Roman"/>
          <w:sz w:val="24"/>
          <w:szCs w:val="24"/>
        </w:rPr>
        <w:t xml:space="preserve"> para a educação</w:t>
      </w:r>
      <w:r w:rsidR="00AC6017">
        <w:rPr>
          <w:rFonts w:ascii="Times New Roman" w:eastAsia="Times New Roman" w:hAnsi="Times New Roman" w:cs="Times New Roman"/>
          <w:sz w:val="24"/>
          <w:szCs w:val="24"/>
        </w:rPr>
        <w:t>. A começar</w:t>
      </w:r>
      <w:r w:rsidR="0055428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pela própria forma de </w:t>
      </w:r>
      <w:r w:rsidR="00BF199E" w:rsidRPr="00630F0F">
        <w:rPr>
          <w:rFonts w:ascii="Times New Roman" w:eastAsia="Times New Roman" w:hAnsi="Times New Roman" w:cs="Times New Roman"/>
          <w:sz w:val="24"/>
          <w:szCs w:val="24"/>
        </w:rPr>
        <w:t>busca</w:t>
      </w:r>
      <w:r w:rsidR="00AC6017">
        <w:rPr>
          <w:rFonts w:ascii="Times New Roman" w:eastAsia="Times New Roman" w:hAnsi="Times New Roman" w:cs="Times New Roman"/>
          <w:sz w:val="24"/>
          <w:szCs w:val="24"/>
        </w:rPr>
        <w:t>r</w:t>
      </w:r>
      <w:r w:rsidR="00BF199E"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sidR="0067600D">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sidR="0067600D">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w:t>
      </w:r>
      <w:r w:rsidR="00554287">
        <w:rPr>
          <w:rFonts w:ascii="Times New Roman" w:eastAsia="Times New Roman" w:hAnsi="Times New Roman" w:cs="Times New Roman"/>
          <w:sz w:val="24"/>
          <w:szCs w:val="24"/>
        </w:rPr>
        <w:t xml:space="preserve"> </w:t>
      </w:r>
    </w:p>
    <w:p w14:paraId="7DFF4EB9" w14:textId="1DE61C54" w:rsidR="00BF199E" w:rsidRPr="00630F0F" w:rsidRDefault="0055428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Portanto, é imprescindível e</w:t>
      </w:r>
      <w:r w:rsidR="00753B27">
        <w:rPr>
          <w:rFonts w:ascii="Times New Roman" w:eastAsia="Times New Roman" w:hAnsi="Times New Roman" w:cs="Times New Roman"/>
          <w:sz w:val="24"/>
          <w:szCs w:val="24"/>
        </w:rPr>
        <w:t xml:space="preserve">ndereçar </w:t>
      </w:r>
      <w:r w:rsidR="00A03AE1">
        <w:rPr>
          <w:rFonts w:ascii="Times New Roman" w:eastAsia="Times New Roman" w:hAnsi="Times New Roman" w:cs="Times New Roman"/>
          <w:sz w:val="24"/>
          <w:szCs w:val="24"/>
        </w:rPr>
        <w:t>soluções para esses desafios deve</w:t>
      </w:r>
      <w:r>
        <w:rPr>
          <w:rFonts w:ascii="Times New Roman" w:eastAsia="Times New Roman" w:hAnsi="Times New Roman" w:cs="Times New Roman"/>
          <w:sz w:val="24"/>
          <w:szCs w:val="24"/>
        </w:rPr>
        <w:t>ria</w:t>
      </w:r>
      <w:r w:rsidR="00A03AE1">
        <w:rPr>
          <w:rFonts w:ascii="Times New Roman" w:eastAsia="Times New Roman" w:hAnsi="Times New Roman" w:cs="Times New Roman"/>
          <w:sz w:val="24"/>
          <w:szCs w:val="24"/>
        </w:rPr>
        <w:t xml:space="preserve">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w:t>
      </w:r>
      <w:r w:rsidR="00264F83">
        <w:rPr>
          <w:rFonts w:ascii="Times New Roman" w:eastAsia="Times New Roman" w:hAnsi="Times New Roman" w:cs="Times New Roman"/>
          <w:sz w:val="24"/>
          <w:szCs w:val="24"/>
        </w:rPr>
        <w:t>por notícias</w:t>
      </w:r>
      <w:r w:rsidR="00A03AE1">
        <w:rPr>
          <w:rFonts w:ascii="Times New Roman" w:eastAsia="Times New Roman" w:hAnsi="Times New Roman" w:cs="Times New Roman"/>
          <w:sz w:val="24"/>
          <w:szCs w:val="24"/>
        </w:rPr>
        <w:t xml:space="preserve"> falsas com grande parte da população a margem desta transformação tecnológica</w:t>
      </w:r>
      <w:r w:rsidR="00BD39CC">
        <w:rPr>
          <w:rFonts w:ascii="Times New Roman" w:eastAsia="Times New Roman" w:hAnsi="Times New Roman" w:cs="Times New Roman"/>
          <w:sz w:val="24"/>
          <w:szCs w:val="24"/>
        </w:rPr>
        <w:t>,</w:t>
      </w:r>
      <w:r w:rsidR="00753B27">
        <w:rPr>
          <w:rFonts w:ascii="Times New Roman" w:eastAsia="Times New Roman" w:hAnsi="Times New Roman" w:cs="Times New Roman"/>
          <w:sz w:val="24"/>
          <w:szCs w:val="24"/>
        </w:rPr>
        <w:t xml:space="preserve"> acessando conteúdos alienantes que implica </w:t>
      </w:r>
      <w:r w:rsidR="00BD39CC">
        <w:rPr>
          <w:rFonts w:ascii="Times New Roman" w:eastAsia="Times New Roman" w:hAnsi="Times New Roman" w:cs="Times New Roman"/>
          <w:sz w:val="24"/>
          <w:szCs w:val="24"/>
        </w:rPr>
        <w:t xml:space="preserve">negativamente </w:t>
      </w:r>
      <w:r w:rsidR="00753B27">
        <w:rPr>
          <w:rFonts w:ascii="Times New Roman" w:eastAsia="Times New Roman" w:hAnsi="Times New Roman" w:cs="Times New Roman"/>
          <w:sz w:val="24"/>
          <w:szCs w:val="24"/>
        </w:rPr>
        <w:t>em suas decisões no dia a dia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Essas </w:t>
      </w:r>
      <w:r w:rsidR="00A03AE1">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lastRenderedPageBreak/>
        <w:t>transformações são muito rápidas</w:t>
      </w:r>
      <w:r w:rsidR="00BD39CC">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amplia-se o grau de dificuldade em endereçar soluções com a mesma velocidade e eficiência com que os desafios emergem.</w:t>
      </w:r>
    </w:p>
    <w:p w14:paraId="467C0093" w14:textId="4A56F827"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 xml:space="preserve">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w:t>
      </w:r>
      <w:r w:rsidRPr="00630F0F">
        <w:rPr>
          <w:rFonts w:ascii="Times New Roman" w:eastAsia="Times New Roman" w:hAnsi="Times New Roman" w:cs="Times New Roman"/>
          <w:sz w:val="24"/>
          <w:szCs w:val="24"/>
        </w:rPr>
        <w:lastRenderedPageBreak/>
        <w:t>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meios de como ele deveria 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w:t>
      </w:r>
      <w:r w:rsidR="00BF199E" w:rsidRPr="00630F0F">
        <w:rPr>
          <w:rFonts w:ascii="Times New Roman" w:eastAsia="Times New Roman" w:hAnsi="Times New Roman" w:cs="Times New Roman"/>
          <w:sz w:val="24"/>
          <w:szCs w:val="24"/>
        </w:rPr>
        <w:lastRenderedPageBreak/>
        <w:t xml:space="preserve">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conteúdos</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w:t>
      </w:r>
      <w:r w:rsidRPr="00630F0F">
        <w:rPr>
          <w:rFonts w:ascii="Times New Roman" w:eastAsia="Times New Roman" w:hAnsi="Times New Roman" w:cs="Times New Roman"/>
          <w:sz w:val="24"/>
          <w:szCs w:val="24"/>
        </w:rPr>
        <w:lastRenderedPageBreak/>
        <w:t xml:space="preserve">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Machine Learning que usa Modelos para aprendizado associados à dados, padrões e processos do mundo real (Lancrin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Machine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Machine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Machine learning são os Assistentes virtuais ou Chatbots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(Goel,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w:t>
      </w:r>
      <w:r w:rsidR="00BF199E" w:rsidRPr="00630F0F">
        <w:rPr>
          <w:rFonts w:ascii="Times New Roman" w:eastAsia="Times New Roman" w:hAnsi="Times New Roman" w:cs="Times New Roman"/>
          <w:sz w:val="24"/>
          <w:szCs w:val="24"/>
        </w:rPr>
        <w:lastRenderedPageBreak/>
        <w:t xml:space="preserve">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15957619"/>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r w:rsidR="00A4253F">
        <w:rPr>
          <w:rFonts w:ascii="Times New Roman" w:eastAsia="Times New Roman" w:hAnsi="Times New Roman" w:cs="Times New Roman"/>
          <w:sz w:val="24"/>
          <w:szCs w:val="24"/>
        </w:rPr>
        <w:t>inclui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 xml:space="preserve">na Educação a partir da construção de uma plataforma cognitiva baseada em Inteligência </w:t>
      </w:r>
      <w:r w:rsidR="00BF199E" w:rsidRPr="00630F0F">
        <w:rPr>
          <w:rFonts w:ascii="Times New Roman" w:eastAsia="Times New Roman" w:hAnsi="Times New Roman" w:cs="Times New Roman"/>
          <w:b/>
          <w:i/>
          <w:sz w:val="24"/>
          <w:szCs w:val="24"/>
        </w:rPr>
        <w:lastRenderedPageBreak/>
        <w:t>Artificial, um Assistente Virtual em formato de Chatbot para apoiar o educador a buscar um 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r w:rsidRPr="00630F0F">
        <w:rPr>
          <w:rFonts w:ascii="Times New Roman" w:eastAsia="Times New Roman" w:hAnsi="Times New Roman" w:cs="Times New Roman"/>
          <w:b/>
          <w:i/>
          <w:sz w:val="24"/>
          <w:szCs w:val="24"/>
        </w:rPr>
        <w:t>DigCompEdu</w:t>
      </w:r>
      <w:r w:rsidRPr="00630F0F">
        <w:rPr>
          <w:rFonts w:ascii="Times New Roman" w:eastAsia="Times New Roman" w:hAnsi="Times New Roman" w:cs="Times New Roman"/>
          <w:sz w:val="24"/>
          <w:szCs w:val="24"/>
        </w:rPr>
        <w:t xml:space="preserve"> (Lucas, 2018) que é uma iniciativa da União Européia e resulta em um Quadro Europeu de Competência Digital para Educadores, divulgado em 2017, de autoria dos pesquisadores Christine Redecker e Yves Punie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DigCompEdu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auto-avaliação para diagnóstico do estado de como o Perfil do Educador está em relação as Competências Digitais. O </w:t>
      </w:r>
      <w:r w:rsidRPr="00630F0F">
        <w:rPr>
          <w:rFonts w:ascii="Times New Roman" w:eastAsia="Times New Roman" w:hAnsi="Times New Roman" w:cs="Times New Roman"/>
          <w:b/>
          <w:i/>
          <w:sz w:val="24"/>
          <w:szCs w:val="24"/>
        </w:rPr>
        <w:t>DigCompEdu checkin</w:t>
      </w:r>
      <w:r w:rsidRPr="00630F0F">
        <w:rPr>
          <w:rFonts w:ascii="Times New Roman" w:eastAsia="Times New Roman" w:hAnsi="Times New Roman" w:cs="Times New Roman"/>
          <w:sz w:val="24"/>
          <w:szCs w:val="24"/>
        </w:rPr>
        <w:t xml:space="preserve"> é um formulário por onde o educador tem sua autoavaliação e considera 22 perguntas. Contudo, em si este checkin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as relações entre áreas e níveis de progressão poderiam ser associados com Modelos de Machine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DigCompEdu.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 definição modular e a arquitetura de software, o desenvolvimento em código, os testes e a implantação, de modo que ao ao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(Sampieri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Embora não seja possível medir e modelar competências por meio de sistemas quantitativos, já que existe uma distinção entre competência e performance, sendo a performance um comportamento contingente do sistema cognitivo (Klieme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Likert.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H2) O uso de Chatbot implementado utilizando técnicas de IA e uma vez associado ao DigCompEdu Checkin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como meio de testar e validar a hipótese, temos o formulário pronto do DigCompEdu Checkin</w:t>
      </w:r>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DigCompEdu. Uma vez que estas respostas foram mapeadas, teremos então que buscar apoio de técnicas de Machine Learning que fará o papel de relacionar combinações e predizer respostas aos Educadores. Estas respostas são recomendações e meios de atingir aperfeiçoamento, uma ajuda na obtenção de níveis de progressão dentro da matriz de competência do DigCompEdu.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15957620"/>
      <w:r w:rsidRPr="008F14C9">
        <w:lastRenderedPageBreak/>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(Donitsa-Schmidt &amp; Ramot,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desafios no Ensino à distância foram evidenciados por outros estudos antes do cenário de pandemia atual (Goel, 2016; Winkler &amp; Sollner,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w:t>
      </w:r>
      <w:r w:rsidRPr="00630F0F">
        <w:rPr>
          <w:rFonts w:ascii="Times New Roman" w:eastAsia="Times New Roman" w:hAnsi="Times New Roman" w:cs="Times New Roman"/>
          <w:sz w:val="24"/>
          <w:szCs w:val="24"/>
        </w:rPr>
        <w:lastRenderedPageBreak/>
        <w:t xml:space="preserve">algo substancial às aulas (Bates, 2017). Há a obrigação do saber operar tecnologicamente, porém sem o apoio a não ser de si mesmo. A tecnologia digital é recente e ela evolui muito rapidamente. Se formos olhar no modelo de educação do magistério em pré-serviço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(Luckin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15957621"/>
      <w:r>
        <w:rPr>
          <w:rFonts w:eastAsia="Times New Roman"/>
        </w:rPr>
        <w:t>Objetivos gerais</w:t>
      </w:r>
      <w:bookmarkEnd w:id="8"/>
      <w:bookmarkEnd w:id="9"/>
    </w:p>
    <w:p w14:paraId="1EA8163D" w14:textId="7E82D502"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w:t>
      </w:r>
      <w:r w:rsidR="00A6164D">
        <w:rPr>
          <w:rFonts w:ascii="Times New Roman" w:eastAsia="Times New Roman" w:hAnsi="Times New Roman" w:cs="Times New Roman"/>
          <w:sz w:val="24"/>
          <w:szCs w:val="24"/>
        </w:rPr>
        <w:t xml:space="preserve">potencial </w:t>
      </w:r>
      <w:r w:rsidRPr="00630F0F">
        <w:rPr>
          <w:rFonts w:ascii="Times New Roman" w:eastAsia="Times New Roman" w:hAnsi="Times New Roman" w:cs="Times New Roman"/>
          <w:sz w:val="24"/>
          <w:szCs w:val="24"/>
        </w:rPr>
        <w:t xml:space="preserve">inovação na educação baseada no processo de formação continuada do educador, </w:t>
      </w:r>
      <w:r w:rsidR="00A6164D">
        <w:rPr>
          <w:rFonts w:ascii="Times New Roman" w:eastAsia="Times New Roman" w:hAnsi="Times New Roman" w:cs="Times New Roman"/>
          <w:sz w:val="24"/>
          <w:szCs w:val="24"/>
        </w:rPr>
        <w:t xml:space="preserve">ao proporcionar </w:t>
      </w:r>
      <w:r w:rsidRPr="00630F0F">
        <w:rPr>
          <w:rFonts w:ascii="Times New Roman" w:eastAsia="Times New Roman" w:hAnsi="Times New Roman" w:cs="Times New Roman"/>
          <w:sz w:val="24"/>
          <w:szCs w:val="24"/>
        </w:rPr>
        <w:t xml:space="preserve">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construção de uma Plataforma Cognitiva para contribuir com a formação de Educadores ao associar as competências digitais do quadro DigCompEdu;</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8F14C9">
      <w:pPr>
        <w:pStyle w:val="Ttulo3"/>
      </w:pPr>
      <w:bookmarkStart w:id="10" w:name="_Toc115778742"/>
      <w:bookmarkStart w:id="11" w:name="_Toc115780525"/>
      <w:bookmarkStart w:id="12" w:name="_Toc115957622"/>
      <w:r w:rsidRPr="00F53D37">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Dentro dos objetivos gerais pela exploração inerente a cada objetivo de forma aprofundada, teremos alguns objetivos específicos que contribuirão com a compreensão das duas áreas envolvidas, IA e Educação. Será necessário abrir a Matriz de Competências do DigCompEdu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Uma taxonomia de necessidades elementares de competências digitais baseada no DigCompEdu</w:t>
      </w:r>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DigCompEdu de maneira a propiciar um modelo Taxônomico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Machine learning e o Deep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w:t>
      </w:r>
      <w:r w:rsidRPr="00630F0F">
        <w:rPr>
          <w:rFonts w:ascii="Times New Roman" w:eastAsia="Times New Roman" w:hAnsi="Times New Roman" w:cs="Times New Roman"/>
          <w:sz w:val="24"/>
          <w:szCs w:val="24"/>
        </w:rPr>
        <w:lastRenderedPageBreak/>
        <w:t>e direto de como os conceitos de se relacionam entre si; e em consequência, como estes elementos 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Algoritmo de autoavaliação DigCompEdu Checkin</w:t>
      </w:r>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Algoritmos de mecanismos de Inteligência artificial como Machine Learning e Deep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62496A26" w14:textId="3C3ECAEF" w:rsidR="00EB1FDF" w:rsidRPr="003A450E" w:rsidRDefault="008B0464" w:rsidP="008B0464">
      <w:pPr>
        <w:pStyle w:val="Ttulo2"/>
        <w:rPr>
          <w:rFonts w:eastAsia="Times New Roman"/>
          <w:sz w:val="28"/>
          <w:szCs w:val="28"/>
        </w:rPr>
      </w:pPr>
      <w:r>
        <w:rPr>
          <w:rFonts w:eastAsia="Times New Roman"/>
        </w:rPr>
        <w:t>Organização do Trabalho</w:t>
      </w:r>
    </w:p>
    <w:p w14:paraId="55AD7C52" w14:textId="77777777" w:rsidR="00EB1FDF" w:rsidRDefault="00EB1FDF" w:rsidP="00EB1FDF">
      <w:pPr>
        <w:pStyle w:val="Ttulo1"/>
        <w:rPr>
          <w:rFonts w:eastAsia="Times New Roman"/>
        </w:rPr>
      </w:pPr>
      <w:bookmarkStart w:id="13" w:name="_Toc115957641"/>
      <w:bookmarkStart w:id="14" w:name="_Hlk115779346"/>
      <w:r>
        <w:rPr>
          <w:rFonts w:eastAsia="Times New Roman"/>
        </w:rPr>
        <w:t>FUNDAMENTAÇÃO TÉORICA</w:t>
      </w:r>
      <w:bookmarkEnd w:id="13"/>
    </w:p>
    <w:p w14:paraId="7B872D60" w14:textId="46C3692F" w:rsidR="00EB1FDF" w:rsidRPr="008E0439" w:rsidRDefault="00EB1FDF" w:rsidP="00EB1FDF">
      <w:pPr>
        <w:pStyle w:val="Ttulo2"/>
        <w:rPr>
          <w:rFonts w:eastAsia="Times New Roman"/>
        </w:rPr>
      </w:pPr>
      <w:bookmarkStart w:id="15" w:name="_Toc115957642"/>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15"/>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Na Educação, as técnicas de IA têm sido construídas baseadas no princípio de centralização, personalização do ensino em torno do indivíduo, sendo o ensino, portanto, mais flexível, adaptativo e que corresponda ao ritmo e a forma de aprendizagem de cada um (Luckin et. Al. 2016). A IA neste caso, seria fundamental na reformulação de processos que possam ser capturados pelos modelos de </w:t>
      </w:r>
      <w:r>
        <w:rPr>
          <w:rFonts w:ascii="Times New Roman" w:eastAsia="Times New Roman" w:hAnsi="Times New Roman" w:cs="Times New Roman"/>
          <w:i/>
        </w:rPr>
        <w:t>Machine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w:t>
      </w:r>
      <w:r>
        <w:rPr>
          <w:rFonts w:ascii="Times New Roman" w:eastAsia="Times New Roman" w:hAnsi="Times New Roman" w:cs="Times New Roman"/>
        </w:rPr>
        <w:lastRenderedPageBreak/>
        <w:t xml:space="preserve">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Machine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Machine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(Southgate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r>
        <w:rPr>
          <w:rFonts w:ascii="Times New Roman" w:eastAsia="Times New Roman" w:hAnsi="Times New Roman" w:cs="Times New Roman"/>
          <w:i/>
        </w:rPr>
        <w:t>Machine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Machine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(Luckin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MOOCs. Estes estudos como de Goel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Guz et. Al., 2011; Goel,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(Goel,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(Shum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 xml:space="preserve">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(Goel,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Luckin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Luckin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51A6F83B"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r>
        <w:rPr>
          <w:rFonts w:eastAsia="Times New Roman"/>
        </w:rPr>
        <w:t>As novas tecnologias inovadoras na Educação e a necessidade de um Perfil de Individuo Inovador</w:t>
      </w:r>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w:t>
      </w:r>
      <w:r>
        <w:rPr>
          <w:rFonts w:ascii="Times New Roman" w:eastAsia="Times New Roman" w:hAnsi="Times New Roman" w:cs="Times New Roman"/>
        </w:rPr>
        <w:lastRenderedPageBreak/>
        <w:t xml:space="preserve">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16"/>
      <w:r>
        <w:rPr>
          <w:rFonts w:ascii="Times New Roman" w:eastAsia="Times New Roman" w:hAnsi="Times New Roman" w:cs="Times New Roman"/>
        </w:rPr>
        <w:t xml:space="preserve">A OECD e a Organização dos Estados Ibero-americanos (OEI), a Partnership for 21st Century Learning (P21) e o National Research Council </w:t>
      </w:r>
      <w:commentRangeEnd w:id="16"/>
      <w:r>
        <w:rPr>
          <w:rStyle w:val="Refdecomentrio"/>
          <w:rFonts w:ascii="Times New Roman" w:eastAsiaTheme="minorHAnsi" w:hAnsi="Times New Roman" w:cstheme="minorBidi"/>
          <w:lang w:eastAsia="en-US"/>
        </w:rPr>
        <w:commentReference w:id="16"/>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r>
        <w:rPr>
          <w:rFonts w:ascii="Times New Roman" w:eastAsia="Times New Roman" w:hAnsi="Times New Roman" w:cs="Times New Roman"/>
          <w:i/>
        </w:rPr>
        <w:t>lifelong learning</w:t>
      </w:r>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17" w:name="_Toc115957643"/>
      <w:r w:rsidRPr="008E0439">
        <w:rPr>
          <w:rFonts w:eastAsia="Times New Roman"/>
        </w:rPr>
        <w:lastRenderedPageBreak/>
        <w:t>Perfil do Indivíduo Inovador</w:t>
      </w:r>
      <w:bookmarkEnd w:id="17"/>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pró-atividade,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Himanen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18" w:name="_Toc115957644"/>
      <w:r w:rsidRPr="00CB32FE">
        <w:rPr>
          <w:rFonts w:eastAsia="Times New Roman"/>
        </w:rPr>
        <w:lastRenderedPageBreak/>
        <w:t>Perfil do Educador Inovador</w:t>
      </w:r>
      <w:bookmarkEnd w:id="18"/>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(Rikala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(longlife learning)</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inserido na sociedade em rede e da informação, a plena execução de a) e b) só é possível através do domínio das ferramentas digitais, para a comunicação e colaboração 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77777777" w:rsidR="00EB1FDF" w:rsidRPr="00D82FB6" w:rsidRDefault="00EB1FDF" w:rsidP="00EB1FDF">
      <w:pPr>
        <w:pStyle w:val="Legenda"/>
        <w:keepNext/>
        <w:rPr>
          <w:sz w:val="20"/>
          <w:szCs w:val="20"/>
        </w:rPr>
      </w:pPr>
      <w:bookmarkStart w:id="19" w:name="_Toc142385753"/>
      <w:r w:rsidRPr="00D82FB6">
        <w:rPr>
          <w:sz w:val="20"/>
          <w:szCs w:val="20"/>
        </w:rPr>
        <w:lastRenderedPageBreak/>
        <w:t xml:space="preserve">Figura </w:t>
      </w:r>
      <w:r w:rsidRPr="00D82FB6">
        <w:rPr>
          <w:sz w:val="20"/>
          <w:szCs w:val="20"/>
        </w:rPr>
        <w:fldChar w:fldCharType="begin"/>
      </w:r>
      <w:r w:rsidRPr="00D82FB6">
        <w:rPr>
          <w:sz w:val="20"/>
          <w:szCs w:val="20"/>
        </w:rPr>
        <w:instrText xml:space="preserve"> SEQ Figura \* ARABIC </w:instrText>
      </w:r>
      <w:r w:rsidRPr="00D82FB6">
        <w:rPr>
          <w:sz w:val="20"/>
          <w:szCs w:val="20"/>
        </w:rPr>
        <w:fldChar w:fldCharType="separate"/>
      </w:r>
      <w:r>
        <w:rPr>
          <w:sz w:val="20"/>
          <w:szCs w:val="20"/>
        </w:rPr>
        <w:t>2</w:t>
      </w:r>
      <w:r w:rsidRPr="00D82FB6">
        <w:rPr>
          <w:sz w:val="20"/>
          <w:szCs w:val="20"/>
        </w:rPr>
        <w:fldChar w:fldCharType="end"/>
      </w:r>
      <w:r w:rsidRPr="00D82FB6">
        <w:rPr>
          <w:sz w:val="20"/>
          <w:szCs w:val="20"/>
        </w:rPr>
        <w:t xml:space="preserve"> - Quadro de competências do Professor Inovador</w:t>
      </w:r>
      <w:bookmarkEnd w:id="19"/>
    </w:p>
    <w:p w14:paraId="4557A642" w14:textId="77777777" w:rsidR="00EB1FDF" w:rsidRDefault="00EB1FDF" w:rsidP="00EB1FDF">
      <w:pPr>
        <w:ind w:firstLine="0"/>
        <w:jc w:val="center"/>
      </w:pPr>
      <w:r>
        <w:object w:dxaOrig="4969" w:dyaOrig="3005" w14:anchorId="0E5F8F93">
          <v:rect id="rectole0000000000" o:spid="_x0000_i1025" style="width:452.25pt;height:263.25pt" o:ole="" o:preferrelative="t" stroked="f">
            <v:imagedata r:id="rId16" o:title=""/>
          </v:rect>
          <o:OLEObject Type="Embed" ProgID="StaticMetafile" ShapeID="rectole0000000000" DrawAspect="Content" ObjectID="_1754148674" r:id="rId17"/>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aput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8E0439" w:rsidRDefault="00EB1FDF" w:rsidP="00EB1FDF">
      <w:pPr>
        <w:pStyle w:val="Ttulo2"/>
        <w:rPr>
          <w:rFonts w:eastAsia="Times New Roman"/>
        </w:rPr>
      </w:pPr>
      <w:bookmarkStart w:id="20" w:name="_Toc115957645"/>
      <w:r w:rsidRPr="008E0439">
        <w:rPr>
          <w:rFonts w:eastAsia="Times New Roman"/>
        </w:rPr>
        <w:t>Competências Digitais</w:t>
      </w:r>
      <w:bookmarkEnd w:id="20"/>
    </w:p>
    <w:p w14:paraId="5EF99D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Pr="008B0464"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w:t>
      </w:r>
      <w:r>
        <w:rPr>
          <w:rFonts w:ascii="Times New Roman" w:eastAsia="Times New Roman" w:hAnsi="Times New Roman" w:cs="Times New Roman"/>
        </w:rPr>
        <w:lastRenderedPageBreak/>
        <w:t xml:space="preserve">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sidRPr="008B0464">
        <w:rPr>
          <w:rFonts w:ascii="Times New Roman" w:eastAsia="Times New Roman" w:hAnsi="Times New Roman" w:cs="Times New Roman"/>
        </w:rPr>
        <w:t xml:space="preserve">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4148A63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1B1E85C5" w14:textId="77777777" w:rsidR="00EB1FDF" w:rsidRPr="00D82FB6" w:rsidRDefault="00EB1FDF" w:rsidP="00EB1FDF">
      <w:pPr>
        <w:pStyle w:val="Ttulo2"/>
        <w:rPr>
          <w:rFonts w:eastAsia="Times New Roman"/>
        </w:rPr>
      </w:pPr>
      <w:bookmarkStart w:id="21" w:name="_Toc115957646"/>
      <w:r w:rsidRPr="00D82FB6">
        <w:rPr>
          <w:rFonts w:eastAsia="Times New Roman"/>
        </w:rPr>
        <w:t>Matriz de Competências</w:t>
      </w:r>
      <w:r>
        <w:rPr>
          <w:rFonts w:eastAsia="Times New Roman"/>
        </w:rPr>
        <w:t xml:space="preserve"> Digitais</w:t>
      </w:r>
      <w:bookmarkEnd w:id="21"/>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Digital Competence</w:t>
      </w:r>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Research Centre (JRC) sobre </w:t>
      </w:r>
      <w:r>
        <w:rPr>
          <w:rFonts w:ascii="Times New Roman" w:eastAsia="Times New Roman" w:hAnsi="Times New Roman" w:cs="Times New Roman"/>
          <w:i/>
        </w:rPr>
        <w:t>Learning and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(DigComp), para Organizações Educativas (DigCompOrg), Consumidores (DigCompConsumers),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r>
        <w:rPr>
          <w:rFonts w:ascii="Times New Roman" w:eastAsia="Times New Roman" w:hAnsi="Times New Roman" w:cs="Times New Roman"/>
          <w:b/>
        </w:rPr>
        <w:t>DigCompEdu</w:t>
      </w:r>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DigCompEdu “responde à consciencialização crescente entre muitos estados membros europeus que os educadores precisam de um conjunto de competências digitais específicas para a sua profissão de </w:t>
      </w:r>
      <w:r>
        <w:rPr>
          <w:rFonts w:ascii="Times New Roman" w:eastAsia="Times New Roman" w:hAnsi="Times New Roman" w:cs="Times New Roman"/>
        </w:rPr>
        <w:lastRenderedPageBreak/>
        <w:t xml:space="preserve">modo a serem capazes de aproveitar o potencial das tecnologias digitais para melhorar e inovar a educação.” (Lucas, 2018). Portanto, o DigCompEdu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C33D1DE" w14:textId="77777777" w:rsidR="00EB1FDF" w:rsidRPr="00797572" w:rsidRDefault="00EB1FDF" w:rsidP="00EB1FDF">
      <w:pPr>
        <w:pStyle w:val="Legenda"/>
        <w:keepNext/>
        <w:spacing w:before="240" w:after="0"/>
        <w:rPr>
          <w:sz w:val="20"/>
          <w:szCs w:val="20"/>
        </w:rPr>
      </w:pPr>
      <w:bookmarkStart w:id="22" w:name="_Toc142385754"/>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3</w:t>
      </w:r>
      <w:r w:rsidRPr="00797572">
        <w:rPr>
          <w:sz w:val="20"/>
          <w:szCs w:val="20"/>
        </w:rPr>
        <w:fldChar w:fldCharType="end"/>
      </w:r>
      <w:r w:rsidRPr="00797572">
        <w:rPr>
          <w:sz w:val="20"/>
          <w:szCs w:val="20"/>
        </w:rPr>
        <w:t xml:space="preserve"> - Quadro DigCompEdu</w:t>
      </w:r>
      <w:bookmarkEnd w:id="22"/>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5pt;height:246.75pt" o:ole="" o:preferrelative="t" stroked="f">
            <v:imagedata r:id="rId18" o:title=""/>
          </v:rect>
          <o:OLEObject Type="Embed" ProgID="StaticMetafile" ShapeID="rectole0000000001" DrawAspect="Content" ObjectID="_1754148675" r:id="rId19"/>
        </w:object>
      </w:r>
      <w:r w:rsidRPr="00092571">
        <w:rPr>
          <w:rFonts w:ascii="Times New Roman" w:eastAsia="Times New Roman" w:hAnsi="Times New Roman" w:cs="Times New Roman"/>
          <w:b/>
          <w:bCs/>
          <w:sz w:val="20"/>
        </w:rPr>
        <w:t>Fonte: (Lucas, 2018)</w:t>
      </w:r>
    </w:p>
    <w:p w14:paraId="6C37B14C" w14:textId="77777777" w:rsidR="002A56D1" w:rsidRDefault="002A56D1" w:rsidP="002A56D1">
      <w:pPr>
        <w:ind w:firstLine="708"/>
        <w:rPr>
          <w:rFonts w:ascii="Times New Roman" w:eastAsia="Times New Roman" w:hAnsi="Times New Roman" w:cs="Times New Roman"/>
          <w:b/>
        </w:rPr>
      </w:pPr>
      <w:r>
        <w:rPr>
          <w:rFonts w:ascii="Times New Roman" w:eastAsia="Times New Roman" w:hAnsi="Times New Roman" w:cs="Times New Roman"/>
        </w:rPr>
        <w:t xml:space="preserve">O Quadro DigCompEdu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7D191510" w14:textId="39106E30"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e Explorador </w:t>
      </w:r>
      <w:r>
        <w:rPr>
          <w:rFonts w:ascii="Times New Roman" w:eastAsia="Times New Roman" w:hAnsi="Times New Roman" w:cs="Times New Roman"/>
        </w:rPr>
        <w:lastRenderedPageBreak/>
        <w:t>(A2),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77C6AE24" w14:textId="77777777" w:rsidR="00EB1FDF" w:rsidRPr="00797572" w:rsidRDefault="00EB1FDF" w:rsidP="00EB1FDF">
      <w:pPr>
        <w:pStyle w:val="Legenda"/>
        <w:keepNext/>
        <w:spacing w:before="240"/>
        <w:rPr>
          <w:sz w:val="20"/>
          <w:szCs w:val="20"/>
        </w:rPr>
      </w:pPr>
      <w:bookmarkStart w:id="23" w:name="_Toc142385755"/>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4</w:t>
      </w:r>
      <w:r w:rsidRPr="00797572">
        <w:rPr>
          <w:sz w:val="20"/>
          <w:szCs w:val="20"/>
        </w:rPr>
        <w:fldChar w:fldCharType="end"/>
      </w:r>
      <w:r w:rsidRPr="00797572">
        <w:rPr>
          <w:sz w:val="20"/>
          <w:szCs w:val="20"/>
        </w:rPr>
        <w:t xml:space="preserve"> - Modelo de progressão com seus 6 níveis de progressão</w:t>
      </w:r>
      <w:bookmarkEnd w:id="23"/>
    </w:p>
    <w:p w14:paraId="29110E55" w14:textId="1C13913E" w:rsidR="002964C0" w:rsidRDefault="00EB1FDF" w:rsidP="00274F3D">
      <w:pPr>
        <w:suppressAutoHyphens w:val="0"/>
        <w:spacing w:before="240" w:after="200"/>
        <w:ind w:firstLine="0"/>
        <w:jc w:val="left"/>
      </w:pPr>
      <w:r>
        <w:object w:dxaOrig="8251" w:dyaOrig="3132" w14:anchorId="25C019E0">
          <v:rect id="rectole0000000002" o:spid="_x0000_i1027" style="width:463.5pt;height:196.5pt" o:ole="" o:preferrelative="t" stroked="f">
            <v:imagedata r:id="rId20" o:title=""/>
          </v:rect>
          <o:OLEObject Type="Embed" ProgID="StaticMetafile" ShapeID="rectole0000000002" DrawAspect="Content" ObjectID="_1754148676" r:id="rId21"/>
        </w:object>
      </w:r>
      <w:r w:rsidRPr="00092571">
        <w:rPr>
          <w:rFonts w:ascii="Times New Roman" w:eastAsia="Times New Roman" w:hAnsi="Times New Roman" w:cs="Times New Roman"/>
          <w:b/>
          <w:bCs/>
          <w:sz w:val="20"/>
        </w:rPr>
        <w:t>Fonte: (Lucas, 2018)</w:t>
      </w:r>
      <w:bookmarkEnd w:id="14"/>
    </w:p>
    <w:p w14:paraId="5B677562" w14:textId="77777777" w:rsidR="002A56D1" w:rsidRDefault="002A56D1" w:rsidP="002A56D1">
      <w:pPr>
        <w:ind w:firstLine="708"/>
        <w:rPr>
          <w:rFonts w:ascii="Times New Roman" w:eastAsia="Times New Roman" w:hAnsi="Times New Roman" w:cs="Times New Roman"/>
        </w:rPr>
      </w:pPr>
      <w:bookmarkStart w:id="24" w:name="_Toc115957647"/>
      <w:r>
        <w:rPr>
          <w:rFonts w:ascii="Times New Roman" w:eastAsia="Times New Roman" w:hAnsi="Times New Roman" w:cs="Times New Roman"/>
        </w:rPr>
        <w:t>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de Recém-chegado (A1) é maioritariamente descrito pela ausência de certas competências (p. ex. conhecimento ou atitudes) presentes nos níveis A2 ou superiores. Assim, os Exploradores (A2) são aqueles que superaram as preocupações ou dúvidas presentes no nível de Recém-chegado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233368AF" w14:textId="77777777" w:rsidR="00274F3D" w:rsidRDefault="002A56D1" w:rsidP="00274F3D">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7AA12EEF" w14:textId="55E73D9C" w:rsidR="008B0464" w:rsidRPr="00274F3D" w:rsidRDefault="008B0464" w:rsidP="00274F3D">
      <w:pPr>
        <w:pStyle w:val="Ttulo2"/>
        <w:spacing w:before="0" w:line="360" w:lineRule="auto"/>
      </w:pPr>
      <w:r>
        <w:lastRenderedPageBreak/>
        <w:t>Resumo do capítulo</w:t>
      </w:r>
    </w:p>
    <w:p w14:paraId="2F871BFF" w14:textId="77777777" w:rsidR="00F61203" w:rsidRDefault="00F61203" w:rsidP="00F61203">
      <w:pPr>
        <w:pStyle w:val="Ttulo1"/>
      </w:pPr>
      <w:bookmarkStart w:id="25" w:name="_Toc115957624"/>
      <w:r>
        <w:t>ESTADO DA ARTE</w:t>
      </w:r>
      <w:bookmarkEnd w:id="25"/>
      <w:r>
        <w:t xml:space="preserve"> </w:t>
      </w:r>
    </w:p>
    <w:p w14:paraId="6D49C254" w14:textId="77777777" w:rsidR="00F61203" w:rsidRDefault="00F61203" w:rsidP="00F61203">
      <w:pPr>
        <w:pStyle w:val="Ttulo2"/>
      </w:pPr>
      <w:bookmarkStart w:id="26" w:name="_Toc115957625"/>
      <w:r>
        <w:t>Inteligência Artificial aplicada à Educação e Chatbots</w:t>
      </w:r>
      <w:bookmarkEnd w:id="26"/>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IAEd têm sido aplicadas seguindo uma mesma lógica de mercado utilizada em aplicativos de redes sociais, streaming de vídeos que estão presentes dentro do Smartphone e fazem parte da rotina do usuário (Luckin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(Luckin et. Al. 2016; Carruana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IAEd, algumas técnicas propícias para a execução deste conceito de centralização de ensino em torno do estudante são relatadas como uma interface comunicacional por meio de Agentes virtuais comunicacionais, ou Agentes pedagógicos virtuais, </w:t>
      </w:r>
      <w:r w:rsidRPr="00A21C6C">
        <w:rPr>
          <w:rFonts w:ascii="Times New Roman" w:hAnsi="Times New Roman" w:cs="Times New Roman"/>
          <w:sz w:val="24"/>
          <w:szCs w:val="24"/>
        </w:rPr>
        <w:lastRenderedPageBreak/>
        <w:t>Sistemas Adaptativos de Tutoria Inteligente (STI) ou chatbots (Latham, et. Al. 2012; Gulz, 2011; Goel, 2016). O chatbot pode ser associado com um tipo de sistema voltado para uma interface que possa auxiliar o estudante. Esta interface fornece acesso à bases de conhecimentos estáticas, dinâmicas e multidisciplinares. Estes chatbots, por serem aplicativos comunicacionais portáveis, são executados a partir do Smartphones e podem ser usados em diferentes contextos educacionais e acessados por meio de comandos de voz, texto ou chat (Gulz et. al. 2011; Kerly et. Al., 2006; Goel,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chatbot pode auxiliar o estudante em vários contextos educacionais, desde cursos extracurriculares e de idiomas, como no ensino básico ao superior e na pós-gradução. Contudo, estudos recentes demonstraram boas evidências em um contexto de Ensino Superior a partir da Educação a Distância, particularmente em cursos do tipo MOOCs. Dentro desta vertente de ensino, o envolvimento dos estudantes com o chatbot, permitiu evidenciar um aumento de engajamento, um baixo índice de evasão, o senso de fazer parte de uma comunidade aumentou e implicou positivamente na interação social e satisfação do estudante (Kuyven et. Al, 2018; Winkler, 2018; Gulz, 2011 e Goel,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chatbot para prover reconhecimento de voz e texto, sugerir conteúdos de aprendizagem, sugerir respostas às perguntas do estudante, evidenciar se o estudante aprendeu de fato. Para isso, usam uma </w:t>
      </w:r>
      <w:r w:rsidRPr="00A21C6C">
        <w:rPr>
          <w:rFonts w:ascii="Times New Roman" w:hAnsi="Times New Roman" w:cs="Times New Roman"/>
          <w:sz w:val="24"/>
          <w:szCs w:val="24"/>
        </w:rPr>
        <w:lastRenderedPageBreak/>
        <w:t>representação de dados baseados em modelos do mundo real e são modelos utilizados dentro de um escopo técnico computacional dos próprios algoritmos de ML. Na educação, o ML é composto pelos modelos: pedagógico (ex. Perguntas e Respostas), o modelo de domínio, que representa o domínio da informação no contexto educacional, como por exemplo, bases de dados de conteúdos sobre uma determinada disciplina (Winkler, 2018; Gulz, 2011; Goel, 2016); por último, o modelo do estudante, que determina as possibilidades de sugestões, como também o ritmo do aprendizado e como o estudante reage com feedbacks sobre a forma como o chatbot responde a suas ações, o seu comportamento e seus estilos de aprendizagem (Latham et. Al., 2012; Luckin,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chatbot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chatbot na educação poderia ser constituído. Por fim, uma discussão sobre os achados e nossas considerações finais.</w:t>
      </w:r>
    </w:p>
    <w:p w14:paraId="2ECE49C9" w14:textId="77777777" w:rsidR="00F61203" w:rsidRPr="00A21C6C" w:rsidRDefault="00F61203" w:rsidP="00F61203">
      <w:pPr>
        <w:pStyle w:val="Ttulo2"/>
      </w:pPr>
      <w:bookmarkStart w:id="27" w:name="_Toc115957626"/>
      <w:r w:rsidRPr="00A21C6C">
        <w:t>Chatbots na Educação</w:t>
      </w:r>
      <w:bookmarkEnd w:id="27"/>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chatbots são sistemas de automação de conversas que simulam diálogos em linguagem natural entre o homem e a máquina (Rouse, 2017). chatbots podem ser </w:t>
      </w:r>
      <w:r w:rsidRPr="00A21C6C">
        <w:rPr>
          <w:rFonts w:ascii="Times New Roman" w:hAnsi="Times New Roman" w:cs="Times New Roman"/>
          <w:sz w:val="24"/>
          <w:szCs w:val="24"/>
        </w:rPr>
        <w:lastRenderedPageBreak/>
        <w:t xml:space="preserve">como assistentes virtuais, encapsulados em Sistemas de Tutoria Inteligente, Agentes Conversacionais ou Agentes Pedagógicos que auxiliam em atividades de vários tipos e que estão dentro de um domínio da informação de algum setor em específico (Gulz, 2011; Goel, 2016; Kerly et. Al., 2006; Southgate et. Al. 2019). Devido ao chatbot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77777777" w:rsidR="00F61203" w:rsidRDefault="00F61203" w:rsidP="00F61203">
      <w:pPr>
        <w:pStyle w:val="Legenda"/>
        <w:rPr>
          <w:sz w:val="20"/>
          <w:szCs w:val="20"/>
        </w:rPr>
      </w:pPr>
      <w:bookmarkStart w:id="28" w:name="_Toc142385752"/>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Pr="00A21C6C">
        <w:rPr>
          <w:sz w:val="20"/>
          <w:szCs w:val="20"/>
        </w:rPr>
        <w:t>6</w:t>
      </w:r>
      <w:r w:rsidRPr="00A21C6C">
        <w:rPr>
          <w:sz w:val="20"/>
          <w:szCs w:val="20"/>
        </w:rPr>
        <w:fldChar w:fldCharType="end"/>
      </w:r>
      <w:r w:rsidRPr="00A21C6C">
        <w:rPr>
          <w:sz w:val="20"/>
          <w:szCs w:val="20"/>
        </w:rPr>
        <w:t xml:space="preserve"> - Modelo típico de um Sistema Adaptativo de Tutoria Inteligente</w:t>
      </w:r>
      <w:bookmarkEnd w:id="28"/>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Fonte: (Traduzido de Luckin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chatbot como IAEd, exploram os modelos pedagógicos, de domínio e o modelo do estudante (Luckin,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chatbot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w:t>
      </w:r>
      <w:r w:rsidRPr="00A21C6C">
        <w:rPr>
          <w:rFonts w:ascii="Times New Roman" w:hAnsi="Times New Roman" w:cs="Times New Roman"/>
          <w:sz w:val="24"/>
          <w:szCs w:val="24"/>
        </w:rPr>
        <w:lastRenderedPageBreak/>
        <w:t xml:space="preserve">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é um modelo aberto o que permite uma transparência dos dados obtidos do Sistema sobre o estudante e assim permite aos envolvidos (aluno e professor) se orientar sobre qual o melhor caminho a ser traçado para ampliar as formas de aprendizagem do estudante (Luckin et. Al., 2016). Dentro do conceito de Modelo Aberto do estudante, ao menos dois tipos de informações são representadas,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chatbot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chatbot, e são exploradas técnicas de Processamento Natural da Linguagem (i.e.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Outros recursos tecnológicos podem ser adicionados ao chatbot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(Goel, 2016; Gulz, 2011; Winkler &amp; Sollner,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chatbot,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Speech-To-Text, Tex-To-Speech</w:t>
      </w:r>
      <w:r w:rsidRPr="00A21C6C">
        <w:rPr>
          <w:rFonts w:ascii="Times New Roman" w:hAnsi="Times New Roman" w:cs="Times New Roman"/>
          <w:sz w:val="24"/>
          <w:szCs w:val="24"/>
        </w:rPr>
        <w:t xml:space="preserve">) (Shum,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Outro fator importante, o chatbot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(Gulz,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(Goel,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Luckin et. Al., 2016).</w:t>
      </w:r>
    </w:p>
    <w:p w14:paraId="76722A54" w14:textId="77777777" w:rsidR="00F61203" w:rsidRPr="00A21C6C" w:rsidRDefault="00F61203" w:rsidP="00F61203">
      <w:pPr>
        <w:pStyle w:val="Ttulo2"/>
      </w:pPr>
      <w:bookmarkStart w:id="29" w:name="_Toc115957627"/>
      <w:r w:rsidRPr="00A21C6C">
        <w:t>Metodologia</w:t>
      </w:r>
      <w:r>
        <w:t xml:space="preserve"> do Estado da Arte</w:t>
      </w:r>
      <w:bookmarkEnd w:id="29"/>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Entendemos que estas tecnologias digitais têm sido fortemente exploradas por companhias de mercado com baixo endereçamento de soluções para os desafios na educação. Primeiramente, o chatbot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e  processamento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estratégias de coleta de estudos, privilegiando como estes chatbots têm sido apropriados na educação nos últimos anos.</w:t>
      </w:r>
    </w:p>
    <w:p w14:paraId="5F0F1492" w14:textId="77777777" w:rsidR="00F61203" w:rsidRPr="00A21C6C" w:rsidRDefault="00F61203" w:rsidP="00F61203">
      <w:pPr>
        <w:pStyle w:val="Ttulo2"/>
      </w:pPr>
      <w:bookmarkStart w:id="30" w:name="_Toc115957628"/>
      <w:r w:rsidRPr="00A21C6C">
        <w:lastRenderedPageBreak/>
        <w:t>Trabalhos relacionados</w:t>
      </w:r>
      <w:bookmarkEnd w:id="30"/>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trabalho de Ahmad et. Al. (2020) explora as oportunidades e desafios da Inteligência Artificial na educação em um panorama onde revisita estudos e apresenta algumas técnicas de IA que podem ser aproveitadas na educação, destacando as ferramentas e plataformas, uma análise 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Winkler &amp; Söllner (2018) trata-se de uma revisão sistemática baseada em um modelo de pesquisa envolvendo três conceitos chaves, 1) chatbot como uma 2) tecnologia mediadora de aprendizagem e foca principalmente nos 3) objetivos de aprendizagem. O estudo destaca como a aprendizagem por meio de um chatbot como mediador de aprendizagem tem seus processos e objetivos do chatbot. O estudo conclui que a implementação do chatbot envolve o entendimento das diferenças individuais dos estudantes, a qualidade do processo de ensino-aprendizagem da instituição, bem como, alguns princípios básicos de construção de chatbot. Os autores destacam os benefícios que chatbots podem trazer para professores e estudantes de cursos que usam plataformas do tipo MOOCs onde muitos estudantes estão envolvidos e o papel do chatbot se torna crucial para assistência aos estudantes. O estudo não abrange as diferentes arquiteturas conceituais e computacionais do chatbot,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Kerly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Shum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autores revisitam estudos que estão associados aos chatbots como Eliza, XiaoIce, ALICE e Assistentes Digitais como a SIRI da Apple. Embora o estudo contemple desafios e conceitos importantes e oportunidades que estes chatbots podem ser endereçados em soluções em vários setores da </w:t>
      </w:r>
      <w:r w:rsidRPr="00A21C6C">
        <w:rPr>
          <w:rFonts w:ascii="Times New Roman" w:hAnsi="Times New Roman" w:cs="Times New Roman"/>
          <w:sz w:val="24"/>
          <w:szCs w:val="24"/>
        </w:rPr>
        <w:lastRenderedPageBreak/>
        <w:t xml:space="preserve">sociedade, não tem enfoque na educação, o que dificulta ter uma perspectiva de como estes chatbots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Adamopoulou &amp; Lefteris (2020) apresenta um conjunto de princípios básicos de chatbots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Smutny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chatbot.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chatbot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chatbot pode ser utilizado. O segundo campo de estudo estaria associado com a análise de conteúdo de conversação com o chatbot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Kuyen et. Al., (2018), o estudo provê uma importante perspectiva geral de uso de chatbots por nível educacional, bases de dados com maior número de artigos publicados, instituições que se destacam em pesquisas sobre chatbots na educação, áreas do conhecimento que aplicam o uso de 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a 2018, contendo apenas um estudo de 2018 sendo os </w:t>
      </w:r>
      <w:r w:rsidRPr="00A21C6C">
        <w:rPr>
          <w:rFonts w:ascii="Times New Roman" w:hAnsi="Times New Roman" w:cs="Times New Roman"/>
          <w:sz w:val="24"/>
          <w:szCs w:val="24"/>
        </w:rPr>
        <w:lastRenderedPageBreak/>
        <w:t xml:space="preserve">demais, portanto, anteriores às principais técnicas de IA que tem demonstrado alto potencial de uso na educação. As tecnologias mais usadas apontadas no estudo estão associadas a padrões estáticos como o emprego de AIML para a implementação de chatbots.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1" w:name="_Toc115957629"/>
      <w:r w:rsidRPr="00A21C6C">
        <w:t>Referencial Teórico</w:t>
      </w:r>
      <w:bookmarkEnd w:id="31"/>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F61203">
      <w:pPr>
        <w:pStyle w:val="Ttulo3"/>
      </w:pPr>
      <w:bookmarkStart w:id="32" w:name="_Toc115957630"/>
      <w:r w:rsidRPr="00A21C6C">
        <w:t>Chatbots de Mercado</w:t>
      </w:r>
      <w:bookmarkEnd w:id="32"/>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Norvig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w:t>
      </w:r>
      <w:r w:rsidRPr="00A21C6C">
        <w:rPr>
          <w:rFonts w:ascii="Times New Roman" w:hAnsi="Times New Roman" w:cs="Times New Roman"/>
          <w:sz w:val="24"/>
          <w:szCs w:val="24"/>
        </w:rPr>
        <w:lastRenderedPageBreak/>
        <w:t xml:space="preserve">possibilidade de criar máquinas capazes de dialogar com o ser humano usando linguagem natural. A partir de então, o famoso Teste de Turing permite checar a autonomia de chatbots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Shawar &amp; E. Atwell, 2007). Usando a correspondência pelo uso de palavras-chave, o chatbot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outro chatbot também muito divulgado por cientistas é o ALICE (Artificial Linguistic Internet Computer Entity) que fora criado em 1995 e foi inspirado no ELIZA (Abu Shawar &amp; E. Atwell, 2015). O projeto da ALICE foi concebido como um chatbot e usa Artificial Intelligence Markup Language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chatbot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chatbot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(Neff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chatbot XiaoIce da empresa, que em 2016 tinha 20 milhões de usuários registrados principalmente nas plataformas de mídia social chinesas Sina Weibo e Tencent WeChat e mais de 10 bilhões de conversas (Wang, 2016). Na China, a chatbot XiaoIce é usada para uma conversa lúdica, onde seu senso de humor e habilidades de escuta ou como uma ouvinte atenta, ajuda pessoas que estão com o coração partido, perderam emprego ou estão se sentindo mal. A chatbot XiaoIce pode reconhecer imagens, como por exemplo, ao enviar uma foto de um cachorro, comentar sobre a raça e fazer comentários de conversação apropriados. Essas associações e reconhecimento das relações entre os conceitos, o contexto e a imagem são realizados pela chatbot afim de dar uma ênfase natural e humana a conversa. Ela ainda pode conversar sobre filmes, </w:t>
      </w:r>
      <w:r w:rsidRPr="00A21C6C">
        <w:rPr>
          <w:rFonts w:ascii="Times New Roman" w:hAnsi="Times New Roman" w:cs="Times New Roman"/>
          <w:sz w:val="24"/>
          <w:szCs w:val="24"/>
        </w:rPr>
        <w:lastRenderedPageBreak/>
        <w:t xml:space="preserve">reconhecer uma frase como título de filme; saber que os filmes têm gêneros, cenários, enredos e atrizes famosas; e fazer conexões entre atrizes de cinema, suas fotos e sua cobertura em notícias de celebridades (Neff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XiaoIce e Tay, tendo um grande diferencial quando comparado com outros chatbots que serão vistos neste estudo. Isso porque os algoritmos usados nos chatbots, diferente dos demais chatbots que usam estratégias de desvio e indignação quando são confrontados, mas no caso de XiaoIce e Tay possuem qualidades humanas intencionalmente integradas como imprevisibilidade e irracionalidade (Wang, 2016). Essas características tornam as respostas menos mecânicas e mais humanas (Neff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Contudo, enquanto no oriente, na China a chatbot XiaoIce se mantém ativa na conversação, no ocidente a Microsoft não obteve o mesmo êxito com a chatbot Tay. Após várias interações no Twitter, Tay começou a obter um aprendizado cujo este ecoou um comportamento ofensivo, abusivo com o uso na conversação de palavras inapropriadas, de cunho racista, assédio e o uso de imagens repreensíveis (Neff &amp; Nagy, 2016). Este comportamento não foi previsto durante o projeto do chatbot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(Neff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ParlAI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xml:space="preserve">) para que pesquisadores possam reutilizar estes artefatos em suas aplicações e pesquisas envolvendo modelos de conversação, diálogos e chatbots. O ParlAI é uma plataforma unificada para compartilhar, treinar e avaliar modelos de diálogo em muitas tarefas. O ParlAI é um framework em Python e pode ser reutilizado a partir do repositório do GitHub. A partir deste projeto foi criado o BlenderBot, segundo o Facebook, este é o maior chatbot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BlenderBot é o melhor, eles efetuaram um comparativo com o Google Meena chatbot, para </w:t>
      </w:r>
      <w:r w:rsidRPr="00A21C6C">
        <w:rPr>
          <w:rFonts w:ascii="Times New Roman" w:hAnsi="Times New Roman" w:cs="Times New Roman"/>
          <w:sz w:val="24"/>
          <w:szCs w:val="24"/>
        </w:rPr>
        <w:lastRenderedPageBreak/>
        <w:t>capturar a capacidade de engajamento na conversa entre humano e o chatbot e a capacidade de demonstrar habilidades humanas na conversa (Roller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Google Meena chatbot também é de domínio aberto e tem uma base de 2,6 bilhões de parâmetros em sua rede neural e foram obtidos do treinamento a partir da extração de conversas de mídia social de domínio público (Adiwardana et. Al. 2020). Meena foi desenvolvida para ter a habilidade de conversar com um usuário sobre qualquer coisa existente. O grupo de pesquisadores da Google (Adiwardana et. Al., 2020) treinou o chatbot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Além destes chatbots de grandes corporações que tem atuado em uma espécie de corrida pelo melhor chatbot de domínio aberto, existem também os Assistentes Pessoais que contêm recursos de IA, e são mais populares como a Siri da Apple, Alexa da Amazon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F61203">
      <w:pPr>
        <w:pStyle w:val="Ttulo3"/>
      </w:pPr>
      <w:bookmarkStart w:id="33" w:name="_Toc115957631"/>
      <w:r w:rsidRPr="00A21C6C">
        <w:t>Chatbots na Educação</w:t>
      </w:r>
      <w:bookmarkEnd w:id="33"/>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UserBot utilizando o DialogFlow (Singh et. Al., 2019) uma plataforma da Google para elaboração de chatbots baseado em fluxos e diálogos usando palavras-chave como intenções dos usuários e uma descrição das entidades envolvidas com as intenções. O principal objetivo do UserBot seria apoiar alunos na compreensão de como o Design Participativo para Engenharia de Produtos pode ser executada. O UserBot neste caso, coleta informações de usuários reais e obtêm as experiências de uso, as preferências dos produtos a serem desenvolvidos com os clientes de maneira que tais dados possam ser utilizados para projetar novos produtos. O domínio do UserBot é com base em uma listagem de 137 intenções dos usuários, 58 categorias de palavra chaves associadas com as entidades. Ao definir um conjunto de intenções e categorias, restringem o domínio de atuação de cada UserBot. O DialogFlow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Ashok Goel, do Georgia Tech Institute of Technology e foi uma das quatro assistentes do curso de IA (sendo três professores humanos e a Jill Watson um chatbot) auxiliando 3000 alunos. O trabalho de Jill Watson era responder às perguntas postadas no fórum pelos estudantes, sem que estes </w:t>
      </w:r>
      <w:r w:rsidRPr="00A21C6C">
        <w:rPr>
          <w:rFonts w:ascii="Times New Roman" w:hAnsi="Times New Roman" w:cs="Times New Roman"/>
          <w:sz w:val="24"/>
          <w:szCs w:val="24"/>
        </w:rPr>
        <w:lastRenderedPageBreak/>
        <w:t>descobrissem que se tratava de uma “máquina” a responder às questões de cada aluno. Após um semestre, eles concluíram, seu grau de certeza se aproxima de 97% nas respostas aos alunos, após um semestre inteiro, os alunos não foram capazes de identificar que se tratava de um chatbot (Goel &amp; Polepeddi, 2016). A Jill Watson ainda opera no curso na Universidade de Geórgia. Num futuro próximo, a Jill Watson estará disponível comercialmente para ser adotada em instituições de ensino pelo mundo (Goel,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Prof Ashok Goel criasse um chatbot como Tutor Assistente. A partir de uma base de conhecimento prévia anterior – um Fórum de discussões, usaram um arcabouço de técnicas de IA do IBM Watson para treinar o chatbot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r w:rsidRPr="00A21C6C">
        <w:rPr>
          <w:rFonts w:ascii="Times New Roman" w:hAnsi="Times New Roman" w:cs="Times New Roman"/>
          <w:i/>
          <w:iCs/>
          <w:sz w:val="24"/>
          <w:szCs w:val="24"/>
        </w:rPr>
        <w:t>Question-Answer</w:t>
      </w:r>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Segundo o criador do Jill Watson, o professor e sua equipe, ao menos três dimensões devem ser trabalhadas, cobertura, precisão e autenticidade. Quanto mais perguntas o chatbot responder corretamente, e menos alunos conseguirem detectar se as respostas vêm de um ser humano ou de uma máquina, mais útil o chatbot se tornará (Goel &amp; Polepeddi,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r w:rsidRPr="00A21C6C">
        <w:rPr>
          <w:rFonts w:ascii="Times New Roman" w:hAnsi="Times New Roman" w:cs="Times New Roman"/>
          <w:i/>
          <w:iCs/>
          <w:sz w:val="24"/>
          <w:szCs w:val="24"/>
        </w:rPr>
        <w:t>Conversational</w:t>
      </w:r>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vídeo-aula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CAs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Leonhardt et al., (2003) relatam o uso da plataforma ALICE na criação da Elektra, proposta de um chatbot para </w:t>
      </w:r>
      <w:r w:rsidRPr="00A21C6C">
        <w:rPr>
          <w:rFonts w:ascii="Times New Roman" w:hAnsi="Times New Roman" w:cs="Times New Roman"/>
          <w:sz w:val="24"/>
          <w:szCs w:val="24"/>
        </w:rPr>
        <w:lastRenderedPageBreak/>
        <w:t xml:space="preserve">atuar como professora para apoiar os estudantes no ensino de Física. O modelo pedagógico também é baseado em perguntas e respostas sendo as respostas o direcionamento dos estudantes para websites que foram validados e inseridos no banco de dados do chatbot. </w:t>
      </w:r>
    </w:p>
    <w:p w14:paraId="1644886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Mozzaquatro et al. (2010) realizaram uma pesquisa em que o ambiente virtual de aprendizagem Mobile Learning Engine Moodle se adapta ao estilo cognitivo do estudante, através de um framework denominado SEDECA, garantindo uma aprendizagem direcionada às preferências dos estudantes por materiais didáticos e o acesso via dispositivo móvel. Neste sentido, Mozzaquatro et al. (2010) consideraram o estilo cognitivo do estudante como uma informação que poderia ser utilizada para direcionar ações e tarefas que podem ser realizadas por chatbot. A partir da Aprendizagem Ubíqua, Paschoal et. Al., (2016) projetaram o chatbot Ubibot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Ubibot é obter o contexto do estudante para uma adaptação das orientações que o chatbot realiza ao estudante. Para isso o chatbot identifica o nível de conhecimento e o nível de desempenho. Dentro da arquitetura computacional é realizado então uma avalição destes níveis de conhecimento e desempenho, e assim, o chatbot usa a geração de perguntas e respostas a linguagem AIML. Para o Ubibot, os pesquisadores vêm nesta proposta, a interatividade proporcionada pelos chatbot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chatbot Tical – Tecnologia Interativa Conversacional sobre Assuntos Linguísticos - que funciona também por meio do WhatsApp e que responde questões da área de Linguística. O chatbot Tical - Tecnologia Interativa Conversacional sobre Assuntos Linguísticos - incluiu em seu desenvolvimento conceitos de Processamento de Linguagem Natural e tem como objetivo de difundir o ALiB (Atlas Linguístico do Brasil). O chatbot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chatbot Tical utiliza-se da linguagem natural e para isso tem-se um arquivo de perguntas e repostas, no qual as chaves são as palavras em evidências para um cálculo </w:t>
      </w:r>
      <w:r w:rsidRPr="00A21C6C">
        <w:rPr>
          <w:rFonts w:ascii="Times New Roman" w:hAnsi="Times New Roman" w:cs="Times New Roman"/>
          <w:i/>
          <w:iCs/>
          <w:sz w:val="24"/>
          <w:szCs w:val="24"/>
        </w:rPr>
        <w:t>hash</w:t>
      </w:r>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No estudo de caso de Toledo et. Al. (2020), os pesquisadores aplicam o uso de um chatbot para o ensino da Língua Inglesa para 250 estudantes de três cursos do Instituto Federal de Minas Gerais. A partir da plataforma do Telegram, o chatbot foi construído para permitir que o estudante treine a gramática, a pronúncia e possa checar seu nível de aprendizagem. Na opção para treinar a gramática, o estudante requisita uma nova questão da gramática na Língua Inglesa, ao responder a questão, o chatbot avalia e fornece um feedback com dicas sobre a questão. Ao treinar a pronúncia, a questão é avaliada a partir da resposta dada em áudio pelo estudante e o chatbot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Likert. Na avaliação qualitativa, o chatbot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chatbot no país está voltado para a interação do usuário por meio de bate-papo em ambientes de aprendizagem, resultou na criação do chatbot Lassalinho (Gomes et. Al., 2005). Lassalinho que tem o objetivo de auxiliar no processo de ensino e aprendizagem do aluno através de uma ferramenta de chat integrada a um chatterbot. Assim, usando uma ferramenta de Chat a jXchat e o BonoBot, o aluno interage de forma virtual e, de forma integrada e implícita, pode “conversar” com o chatbot para tirar dúvidas relacionadas ao tema em debate. O chatbot é capaz de auxiliar no processo de ensino e aprendizagem no AVA da instituição da disciplina de IA. Para tanto, em vez de motivar a participação do aluno através do envio de mensagens motivadoras a este, este trabalho propõe uma interatividade do chatbot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chatbot é no auxílio ao processo de construção do conhecimento do aluno, devido ao agente poder acessar uma base de conhecimento do assunto a ser abordado no ambiente virtual. Com isso, o Lassalinho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w:t>
      </w:r>
      <w:r w:rsidRPr="00A21C6C">
        <w:rPr>
          <w:rFonts w:ascii="Times New Roman" w:hAnsi="Times New Roman" w:cs="Times New Roman"/>
          <w:sz w:val="24"/>
          <w:szCs w:val="24"/>
        </w:rPr>
        <w:lastRenderedPageBreak/>
        <w:t>compartilhada entre o ambiente virtual e o tutor. A arquitetura computacional de processamento 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chatbot Metis apoia às atividades de educação a distância e é ferramenta ou tecnologia Mediadora de educação em Tecnologia Informática e Socializadora - a estratégia pedagógica de alimentação da base de conhecimento do chatbot, envolve a interação pela participação dos alunos (Lucchesi et. Al. 2018). A chatbot foi projetada para conversar com os alunos por meio de uma interface que simula uma conversação em formato de chat entre os estudantes. A implementação desta agente utilizou utilizado no chatbot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chatbot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chatbot Oscar visto em Latham et. Al. (2012) propõe uma metodologia genérica de um tutor inteligente que se adapta ao estilo de aprendizado do aluno, a partir do chatbot desenvolvido pelos autores. A partir de perguntas que são realizadas pelos estudantes ao chatbot, foi possível predizer o estilo de aprendizado dos testados com acurácia de 61 à 100%. O chatbot contém em sua arquitetura computacional o uso de linguagem natural, mas não fica claro no estudo, como este mecanismo é implementado se via técnicas de IA com Machine Learning ou outro modo específico. Este módulo do chatbot é usado para a compreensão das perguntas dos estudantes e a partir dessas entradas, fornecer respostas que sejam compatíveis com o estilo de aprendizagem previsto pelo chatbot ao estudante. As limitações da abordagem ficam restritas aos canais de comunicação possíveis com o chatbot, além de ter limitações de como a base de conhecimento pode ser extensível a outras disciplinas.</w:t>
      </w:r>
    </w:p>
    <w:p w14:paraId="2E69CEBA" w14:textId="77777777" w:rsidR="00F61203" w:rsidRPr="00A21C6C" w:rsidRDefault="00F61203" w:rsidP="00F61203">
      <w:pPr>
        <w:pStyle w:val="Ttulo2"/>
      </w:pPr>
      <w:bookmarkStart w:id="34" w:name="_Toc115957632"/>
      <w:r w:rsidRPr="00A21C6C">
        <w:t>Resultados</w:t>
      </w:r>
      <w:bookmarkEnd w:id="34"/>
    </w:p>
    <w:p w14:paraId="2C2C8452" w14:textId="77777777" w:rsidR="00F61203" w:rsidRPr="00A21C6C" w:rsidRDefault="00F61203" w:rsidP="00F61203">
      <w:pPr>
        <w:pStyle w:val="Ttulo3"/>
      </w:pPr>
      <w:bookmarkStart w:id="35" w:name="_Toc115957633"/>
      <w:r w:rsidRPr="00A21C6C">
        <w:t>Características dos chatbots</w:t>
      </w:r>
      <w:bookmarkEnd w:id="35"/>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chatbot pode manter a conversação com um humano que gere confiança nas respostas aos usuários. Há muitas categorias de como </w:t>
      </w:r>
      <w:r w:rsidRPr="00A21C6C">
        <w:rPr>
          <w:rFonts w:ascii="Times New Roman" w:hAnsi="Times New Roman" w:cs="Times New Roman"/>
          <w:sz w:val="24"/>
          <w:szCs w:val="24"/>
        </w:rPr>
        <w:lastRenderedPageBreak/>
        <w:t xml:space="preserve">obter a pergunta/intenção do usuário e respondê-la de algum modo. Nem todos os chatbots </w:t>
      </w:r>
      <w:r>
        <w:rPr>
          <w:rFonts w:ascii="Times New Roman" w:hAnsi="Times New Roman" w:cs="Times New Roman"/>
          <w:sz w:val="24"/>
          <w:szCs w:val="24"/>
        </w:rPr>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Machine Learning, usam algoritmos baseados em modelos de predição e aprendizagem, nesse caso há uma retroalimentação, dados que são bem associados pelo algoritmo de aprendizagem e considera termos e comentários de usuários como respostas (Adamopoulou &amp; Lefteris, 2020). É como se o histórico de conversas fossem a memória do chatbot que se aprimora à medida que o chatbot é exposto a novos modos de conversação (Adiwardana et. Al., 2020; Roller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4371EA53"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3FC96D74"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1) baseada no casamento de padrões e regras gramaticas;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2) faz uso de linguagens de marcação AIML; enquanto o modelo baseado em geração de respostas é b) fundamentada nas regras de produção e nas redes neurais artificiais. Em todos os casos destas categorias, é possível combiná-las para produzir um chatbot que use um conjunto semântico de respostas, baseado em heurísticas como </w:t>
      </w:r>
      <w:r w:rsidRPr="00A21C6C">
        <w:rPr>
          <w:rFonts w:ascii="Times New Roman" w:hAnsi="Times New Roman" w:cs="Times New Roman"/>
          <w:sz w:val="24"/>
          <w:szCs w:val="24"/>
        </w:rPr>
        <w:lastRenderedPageBreak/>
        <w:t>também é possível considerar uma base de conhecimento que usa o Aprendizado de Máquina com NLP e Buscas em textos usando reconhecimento de padrões (Zhou et. Al., 2019; Adamopoulou &amp; Lefteris, 2020).</w:t>
      </w:r>
      <w:r w:rsidR="00274F3D">
        <w:rPr>
          <w:rFonts w:ascii="Times New Roman" w:hAnsi="Times New Roman" w:cs="Times New Roman"/>
          <w:sz w:val="24"/>
          <w:szCs w:val="24"/>
        </w:rPr>
        <w:t xml:space="preserve"> </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chatbot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Natural Language Generation, Understanding and Processing</w:t>
      </w:r>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(Adamopoulou &amp; Lefteris,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chatbot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Adamopoulou &amp; Lefteris,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do usuário e extrai entidades específicas do domínio. Mais especificamente, um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representa um mapeamento entre o que um usuário diz e qual ação deve ser realizada pelo chatbot. As ações correspondem às etapas que o chatbot executará quando </w:t>
      </w:r>
      <w:r w:rsidRPr="00A21C6C">
        <w:rPr>
          <w:rFonts w:ascii="Times New Roman" w:hAnsi="Times New Roman" w:cs="Times New Roman"/>
          <w:i/>
          <w:iCs/>
          <w:sz w:val="24"/>
          <w:szCs w:val="24"/>
        </w:rPr>
        <w:t>intents</w:t>
      </w:r>
      <w:r w:rsidRPr="00A21C6C">
        <w:rPr>
          <w:rFonts w:ascii="Times New Roman" w:hAnsi="Times New Roman" w:cs="Times New Roman"/>
          <w:sz w:val="24"/>
          <w:szCs w:val="24"/>
        </w:rPr>
        <w:t xml:space="preserve"> específicos forem acionados por entradas do usuário e podem ter parâmetros para especificar informações detalhadas sobre o chatbot deve proceder na resposta (Ramesh et. Al., 2017). A detecção de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A NLU geralmente resulta na transformação de linguagens naturais de uma representação para outra (Zakraoui, et. Al. 2019). O mapeamento deve ser desenvolvido a fim de eliminar a 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(Zakraoui, et. Al. 2019).</w:t>
      </w:r>
    </w:p>
    <w:p w14:paraId="52B352FE" w14:textId="77777777" w:rsidR="00F61203" w:rsidRPr="00A21C6C" w:rsidRDefault="00F61203" w:rsidP="00F61203">
      <w:pPr>
        <w:pStyle w:val="Ttulo3"/>
      </w:pPr>
      <w:bookmarkStart w:id="36" w:name="_Toc115957634"/>
      <w:r w:rsidRPr="00A21C6C">
        <w:t>Chatbot e o papel da Persona</w:t>
      </w:r>
      <w:bookmarkEnd w:id="36"/>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(Shum et. Al., 2018): 1) entendimento dos usuários, dotar o chatbot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chatbot deve ter. O desenvolvimento de personalidade é realizado usando técnicas e estratégias computacionais dos traços comportamentais, as características pessoais, os gostos, a idade, etc. Ou seja, a busca por uma representação autêntica de um ser digital que seja capaz de simular, personificar um ser humano (Shum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dotar um chatbot de Persona o objetivo é torná-lo mais amigável, com mais identificação da cultura local de ensino para que estudantes se identifiquem com o robô (Neff &amp; Nagy, 2016).  E ampliar as formas de engajamento, de acesso usando plataformas de comunicação conhecidas como o suporte a onipresença inserindo o chatbot em canais de comunicação como Whatsapp, Telegram ou Facebook Messenger (Goel &amp; Polepeddi, 2016).</w:t>
      </w:r>
    </w:p>
    <w:p w14:paraId="2DEFC12B" w14:textId="77777777" w:rsidR="00F61203" w:rsidRPr="00A21C6C" w:rsidRDefault="00F61203" w:rsidP="00F61203">
      <w:pPr>
        <w:pStyle w:val="Ttulo3"/>
      </w:pPr>
      <w:bookmarkStart w:id="37" w:name="_Toc115957635"/>
      <w:r w:rsidRPr="00A21C6C">
        <w:t>Oportunidades</w:t>
      </w:r>
      <w:bookmarkEnd w:id="37"/>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w:t>
      </w:r>
      <w:r w:rsidRPr="00A21C6C">
        <w:rPr>
          <w:rFonts w:ascii="Times New Roman" w:hAnsi="Times New Roman" w:cs="Times New Roman"/>
          <w:sz w:val="24"/>
          <w:szCs w:val="24"/>
        </w:rPr>
        <w:lastRenderedPageBreak/>
        <w:t xml:space="preserve">do estudante, o chatbot também por ser um programa de computador que é executado a partir de 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Este tipo de acesso ao chatbot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chatbot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chatbot mantém registro de informações separadas por cada usuário que usa o chatbot, assim histórico de informações que contemplam grandes volumes de dados são mantidos e são usadas para ampliar o aprendizado do chatbot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do chatbot podem ser alimentados por diferentes categorias de disciplinas, permitindo com que o chatbot possa assumir e conectar em bases de conhecimentos diferentes e dinamicamente (Adiwardana et. Al., 2020).</w:t>
      </w:r>
    </w:p>
    <w:p w14:paraId="7279A98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chatbots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(Shum et. Al., 2018). Na educação, um chatbot pode alertar estudantes e professores em suas tarefas em contextos e situações pertinentes com o ensino-aprendizagem.</w:t>
      </w:r>
    </w:p>
    <w:p w14:paraId="406A999B" w14:textId="77777777" w:rsidR="00F61203" w:rsidRPr="00A21C6C" w:rsidRDefault="00F61203" w:rsidP="00F61203">
      <w:pPr>
        <w:pStyle w:val="Ttulo3"/>
      </w:pPr>
      <w:bookmarkStart w:id="38" w:name="_Toc115957636"/>
      <w:r w:rsidRPr="00A21C6C">
        <w:t>Desafios e Limitações dos chatbots</w:t>
      </w:r>
      <w:bookmarkEnd w:id="38"/>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chatbot é muito limitado na sua concepção. Ainda estamos numa fase primitiva, onde o chatbot só é de fato inteligente desde que ele tenha acesso à base de conhecimentos, qualquer informação que não esteja na base de conhecimento, vai gerar respostas </w:t>
      </w:r>
      <w:r w:rsidRPr="00A21C6C">
        <w:rPr>
          <w:rFonts w:ascii="Times New Roman" w:hAnsi="Times New Roman" w:cs="Times New Roman"/>
          <w:sz w:val="24"/>
          <w:szCs w:val="24"/>
        </w:rPr>
        <w:lastRenderedPageBreak/>
        <w:t>programadas e pré-definidas que irão refletir ao estudante os limites do conhecimento do chatbot. Por essa razão a área de IA enfrenta muitos obstáculos para o seu aperfeiçoamento na capacidade de devolver respostas com precisão e acurácia. Como limites de processamento, limite de dados de entrada, limite de domínio de assistência (Adiwardana et. Al., 2020). Um chatbot pode atuar somente em modelos de domínio fechado, pois domínios abertos levaria muito mais tempo para o processamento da aprendizagem de máquina e demandaria uma enorme quantidade de dados (Roller et al., 2020). Muitas respostas que o chatbot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F61203">
      <w:pPr>
        <w:pStyle w:val="Ttulo3"/>
      </w:pPr>
      <w:bookmarkStart w:id="39" w:name="_Toc115957637"/>
      <w:r w:rsidRPr="00A21C6C">
        <w:t>Resumo dos resultados</w:t>
      </w:r>
      <w:bookmarkEnd w:id="39"/>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chatbot,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chatbots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Machine Learning e modelos. Nos chatbots na educação, apenas três usam técnicas de IA em seu modo de funcionamento, como o Jill Watson (Goel &amp; Polepeddi, 2016), Userbot (Paschoal et. Al., 2020) e o chatbot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57962A0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chatbot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pontual. O modelo pedagógico da maioria dos chatbots (Mercado/educação) contém um modelo baseado em perguntas e respostas, e assim o é para a educação, ou seja, o chatbot aguarda o usuário a iniciar a interação com a ferramenta, não buscando no contexto novos meios de intervenção e trazer o estudante para algo novo de forma pró-ativa.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73600" behindDoc="0" locked="0" layoutInCell="1" allowOverlap="1" wp14:anchorId="37DABABD" wp14:editId="5D3AB8F4">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chatbots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3026C20E" w14:textId="0919FD5C" w:rsidR="00F61203" w:rsidRDefault="00F61203" w:rsidP="00F61203">
      <w:pPr>
        <w:ind w:firstLine="426"/>
        <w:rPr>
          <w:ins w:id="40" w:author="Rómulo José Franco" w:date="2023-08-21T08:06:00Z"/>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chatbot fica restrito a existência de uma regra estática configurada na plataforma, se ela não existir, </w:t>
      </w:r>
      <w:r w:rsidRPr="00A21C6C">
        <w:rPr>
          <w:rFonts w:ascii="Times New Roman" w:hAnsi="Times New Roman" w:cs="Times New Roman"/>
          <w:sz w:val="24"/>
          <w:szCs w:val="24"/>
        </w:rPr>
        <w:lastRenderedPageBreak/>
        <w:t>o chatbot irá falhar. O BigData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chatbot de forma antropomórfica contendo uma persona, mas nenhum deles possui alguma técnica para ampliar o engajamento emocional, ou possuem características de personalidade e executam uma análise sentimental das entradas dos usuários/estudantes.</w:t>
      </w:r>
    </w:p>
    <w:p w14:paraId="7ABAE811" w14:textId="77777777" w:rsidR="0062269B" w:rsidRPr="00A21C6C" w:rsidRDefault="0062269B" w:rsidP="0062269B">
      <w:pPr>
        <w:pStyle w:val="Ttulo3"/>
        <w:rPr>
          <w:ins w:id="41" w:author="Rómulo José Franco" w:date="2023-08-21T08:06:00Z"/>
        </w:rPr>
      </w:pPr>
      <w:bookmarkStart w:id="42" w:name="_Toc115957638"/>
      <w:ins w:id="43" w:author="Rómulo José Franco" w:date="2023-08-21T08:06:00Z">
        <w:r w:rsidRPr="00A21C6C">
          <w:t>Template de chatbot</w:t>
        </w:r>
        <w:bookmarkEnd w:id="42"/>
        <w:r w:rsidRPr="00A21C6C">
          <w:t xml:space="preserve"> </w:t>
        </w:r>
      </w:ins>
    </w:p>
    <w:p w14:paraId="6F65D32D" w14:textId="77777777" w:rsidR="0062269B" w:rsidRPr="00A21C6C" w:rsidRDefault="0062269B" w:rsidP="0062269B">
      <w:pPr>
        <w:ind w:firstLine="426"/>
        <w:rPr>
          <w:ins w:id="44" w:author="Rómulo José Franco" w:date="2023-08-21T08:06:00Z"/>
          <w:rFonts w:ascii="Times New Roman" w:hAnsi="Times New Roman" w:cs="Times New Roman"/>
          <w:sz w:val="24"/>
          <w:szCs w:val="24"/>
        </w:rPr>
      </w:pPr>
      <w:ins w:id="45" w:author="Rómulo José Franco" w:date="2023-08-21T08:06:00Z">
        <w:r w:rsidRPr="00A21C6C">
          <w:rPr>
            <w:rFonts w:ascii="Times New Roman" w:hAnsi="Times New Roman" w:cs="Times New Roman"/>
            <w:sz w:val="24"/>
            <w:szCs w:val="24"/>
          </w:rPr>
          <w:t xml:space="preserve">Por meio dos estudos de chatbots de mercado e da proposta de Sistema típico de IA proposto por Luckin et. Al.,(2018) representado na Figura 1, compreendemos que tais tecnologias baseadas em IA têm sido sofisticadas e se demonstram oportunas para a inovação dos processos de ensino-aprendizagem. Assim, elaboramos um diagrama no qual representa um template de chatbot que contempla as características e permite explorar as oportunidades e endereçamos também, alguns desafios conforme apresentados na Figura 2. </w:t>
        </w:r>
      </w:ins>
    </w:p>
    <w:p w14:paraId="3063610E" w14:textId="77777777" w:rsidR="0062269B" w:rsidRPr="00A21C6C" w:rsidRDefault="0062269B" w:rsidP="0062269B">
      <w:pPr>
        <w:ind w:firstLine="426"/>
        <w:rPr>
          <w:ins w:id="46" w:author="Rómulo José Franco" w:date="2023-08-21T08:06:00Z"/>
          <w:rFonts w:ascii="Times New Roman" w:hAnsi="Times New Roman" w:cs="Times New Roman"/>
          <w:sz w:val="24"/>
          <w:szCs w:val="24"/>
        </w:rPr>
      </w:pPr>
      <w:ins w:id="47" w:author="Rómulo José Franco" w:date="2023-08-21T08:06:00Z">
        <w:r w:rsidRPr="00A21C6C">
          <w:rPr>
            <w:rFonts w:ascii="Times New Roman" w:hAnsi="Times New Roman" w:cs="Times New Roman"/>
            <w:sz w:val="24"/>
            <w:szCs w:val="24"/>
          </w:rPr>
          <w:t>De acordo com a Figura 2,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w:t>
        </w:r>
      </w:ins>
    </w:p>
    <w:p w14:paraId="6F8F2BBA" w14:textId="77777777" w:rsidR="0062269B" w:rsidRPr="00A21C6C" w:rsidRDefault="0062269B" w:rsidP="0062269B">
      <w:pPr>
        <w:ind w:firstLine="426"/>
        <w:rPr>
          <w:ins w:id="48" w:author="Rómulo José Franco" w:date="2023-08-21T08:06:00Z"/>
          <w:rFonts w:ascii="Times New Roman" w:hAnsi="Times New Roman" w:cs="Times New Roman"/>
          <w:sz w:val="24"/>
          <w:szCs w:val="24"/>
        </w:rPr>
      </w:pPr>
      <w:ins w:id="49" w:author="Rómulo José Franco" w:date="2023-08-21T08:06:00Z">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Natural Language Understanding</w:t>
        </w:r>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w:t>
        </w:r>
        <w:r w:rsidRPr="00A21C6C">
          <w:rPr>
            <w:rFonts w:ascii="Times New Roman" w:hAnsi="Times New Roman" w:cs="Times New Roman"/>
            <w:sz w:val="24"/>
            <w:szCs w:val="24"/>
          </w:rPr>
          <w:lastRenderedPageBreak/>
          <w:t xml:space="preserve">para retroalimentação e autoaperfeiçoamento tanto quanto para recomendar, sugerir respostas que estejam mais bem associadas ao perfil do usuário. </w:t>
        </w:r>
      </w:ins>
    </w:p>
    <w:p w14:paraId="628D7003" w14:textId="77777777" w:rsidR="0062269B" w:rsidRPr="00A21C6C" w:rsidRDefault="0062269B" w:rsidP="0062269B">
      <w:pPr>
        <w:ind w:firstLine="426"/>
        <w:rPr>
          <w:ins w:id="50" w:author="Rómulo José Franco" w:date="2023-08-21T08:06:00Z"/>
          <w:rFonts w:ascii="Times New Roman" w:hAnsi="Times New Roman" w:cs="Times New Roman"/>
          <w:sz w:val="24"/>
          <w:szCs w:val="24"/>
        </w:rPr>
      </w:pPr>
      <w:ins w:id="51" w:author="Rómulo José Franco" w:date="2023-08-21T08:06:00Z">
        <w:r w:rsidRPr="00A21C6C">
          <w:rPr>
            <w:rFonts w:ascii="Times New Roman" w:hAnsi="Times New Roman" w:cs="Times New Roman"/>
            <w:sz w:val="24"/>
            <w:szCs w:val="24"/>
          </w:rPr>
          <w:t>O modelo pedagógico do chatbot pode contemplar sua operação a partir do acionamento realizado pelo estudante, via comunicação direta com o chatbot, como também, o próprio chatbot pode ter autonomia em efetuar perguntas, recomendações, emitir alertas e notificações a qualquer momento dentro de uma abordagem pró-ativa obtendo a partir dos sensores, o contexto do estudante.</w:t>
        </w:r>
      </w:ins>
    </w:p>
    <w:p w14:paraId="670EFD3A" w14:textId="77777777" w:rsidR="0062269B" w:rsidRPr="00A21C6C" w:rsidRDefault="0062269B" w:rsidP="0062269B">
      <w:pPr>
        <w:ind w:firstLine="426"/>
        <w:jc w:val="center"/>
        <w:rPr>
          <w:ins w:id="52" w:author="Rómulo José Franco" w:date="2023-08-21T08:06:00Z"/>
          <w:rFonts w:ascii="Times New Roman" w:hAnsi="Times New Roman" w:cs="Times New Roman"/>
          <w:b/>
          <w:bCs/>
          <w:sz w:val="24"/>
          <w:szCs w:val="24"/>
        </w:rPr>
      </w:pPr>
      <w:ins w:id="53" w:author="Rómulo José Franco" w:date="2023-08-21T08:06:00Z">
        <w:r w:rsidRPr="00A21C6C">
          <w:rPr>
            <w:rFonts w:ascii="Times New Roman" w:hAnsi="Times New Roman" w:cs="Times New Roman"/>
            <w:b/>
            <w:bCs/>
            <w:sz w:val="24"/>
            <w:szCs w:val="24"/>
          </w:rPr>
          <w:t>Figura 2 – Template de chatbot de Mercado</w:t>
        </w:r>
      </w:ins>
    </w:p>
    <w:p w14:paraId="4515879E" w14:textId="77777777" w:rsidR="0062269B" w:rsidRPr="00A21C6C" w:rsidRDefault="0062269B" w:rsidP="0062269B">
      <w:pPr>
        <w:jc w:val="center"/>
        <w:rPr>
          <w:ins w:id="54" w:author="Rómulo José Franco" w:date="2023-08-21T08:06:00Z"/>
          <w:rFonts w:ascii="Times New Roman" w:hAnsi="Times New Roman" w:cs="Times New Roman"/>
          <w:b/>
          <w:bCs/>
          <w:sz w:val="24"/>
          <w:szCs w:val="24"/>
        </w:rPr>
      </w:pPr>
      <w:ins w:id="55" w:author="Rómulo José Franco" w:date="2023-08-21T08:06:00Z">
        <w:r w:rsidRPr="00A21C6C">
          <w:rPr>
            <w:rFonts w:ascii="Times New Roman" w:hAnsi="Times New Roman" w:cs="Times New Roman"/>
            <w:noProof/>
            <w:sz w:val="24"/>
            <w:szCs w:val="24"/>
          </w:rPr>
          <w:drawing>
            <wp:inline distT="0" distB="0" distL="0" distR="0" wp14:anchorId="3C6D5D0F" wp14:editId="4A97EC7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663" cy="5187458"/>
                      </a:xfrm>
                      <a:prstGeom prst="rect">
                        <a:avLst/>
                      </a:prstGeom>
                    </pic:spPr>
                  </pic:pic>
                </a:graphicData>
              </a:graphic>
            </wp:inline>
          </w:drawing>
        </w:r>
      </w:ins>
    </w:p>
    <w:p w14:paraId="6600814D" w14:textId="77777777" w:rsidR="0062269B" w:rsidRPr="00A21C6C" w:rsidRDefault="0062269B" w:rsidP="0062269B">
      <w:pPr>
        <w:jc w:val="center"/>
        <w:rPr>
          <w:ins w:id="56" w:author="Rómulo José Franco" w:date="2023-08-21T08:06:00Z"/>
          <w:rFonts w:ascii="Times New Roman" w:hAnsi="Times New Roman" w:cs="Times New Roman"/>
          <w:sz w:val="24"/>
          <w:szCs w:val="24"/>
        </w:rPr>
      </w:pPr>
      <w:ins w:id="57" w:author="Rómulo José Franco" w:date="2023-08-21T08:06:00Z">
        <w:r w:rsidRPr="00A21C6C">
          <w:rPr>
            <w:rFonts w:ascii="Times New Roman" w:hAnsi="Times New Roman" w:cs="Times New Roman"/>
            <w:sz w:val="24"/>
            <w:szCs w:val="24"/>
          </w:rPr>
          <w:t>Fonte: Elaborado pelos autores baseados nos estudos dos chatbots de mercado</w:t>
        </w:r>
      </w:ins>
    </w:p>
    <w:p w14:paraId="45197675" w14:textId="77777777" w:rsidR="0062269B" w:rsidRPr="00A21C6C" w:rsidRDefault="0062269B" w:rsidP="00F61203">
      <w:pPr>
        <w:ind w:firstLine="426"/>
        <w:rPr>
          <w:rFonts w:ascii="Times New Roman" w:hAnsi="Times New Roman" w:cs="Times New Roman"/>
          <w:sz w:val="24"/>
          <w:szCs w:val="24"/>
        </w:rPr>
      </w:pPr>
    </w:p>
    <w:p w14:paraId="51076DEC" w14:textId="77777777" w:rsidR="00F61203" w:rsidRPr="00A21C6C" w:rsidRDefault="00F61203" w:rsidP="00F61203">
      <w:pPr>
        <w:pStyle w:val="Ttulo2"/>
      </w:pPr>
      <w:bookmarkStart w:id="58" w:name="_Toc115957639"/>
      <w:r w:rsidRPr="00A21C6C">
        <w:t>Discussão</w:t>
      </w:r>
      <w:bookmarkEnd w:id="58"/>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w:t>
      </w:r>
      <w:r w:rsidRPr="00A21C6C">
        <w:rPr>
          <w:rFonts w:ascii="Times New Roman" w:hAnsi="Times New Roman" w:cs="Times New Roman"/>
          <w:sz w:val="24"/>
          <w:szCs w:val="24"/>
        </w:rPr>
        <w:lastRenderedPageBreak/>
        <w:t xml:space="preserve">associação de recursos digitais como dispositivos e smartphones com sensores, câmeras, acesso ilimitado a internet e a grandes bases de dados (BigData) juntamente com algoritmos de IA. Contudo, os chatbots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Vale ressaltar sobre como um chatbot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chatbot mais crédito o chatbot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chatbot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chatbot, da sua eficácia no ensino e de seu modo de operar. Atualmente, já existem estudos que versam sobre avaliação da qualidade dos chatbots. Muitos destes estudos relatam modelos que são constituídos por critérios para avaliar cada chatbot de maneira distinta de acordo com os recursos digitais que compõem sua Arquitetura Computacional, as saídas dos chatbots se de fato refletem a intenção dos usuários. O estudo de Smutny &amp; Schreiberova (2020) usa um modelo voltado para avaliar chatbots na educação e avalia cada chatbot elencado no estudo em quatro dimensões: 1) a capacidade de ensino, considerando o conteúdo de aprendizagem, a capacidade de feedback do chatbot, e a medição do progresso do estudante; 2) na dimensão humanidade, são considerados a capacidade de discussão, respostas a perguntas especificas; 3) na dimensão afeto, a capacidade de ter opiniões que compõem a personalidade do chatbot,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Meena da Google, são usadas técnicas de avaliação e eficácia da conversação a partir de duas métricas, a </w:t>
      </w:r>
      <w:r w:rsidRPr="00A21C6C">
        <w:rPr>
          <w:rFonts w:ascii="Times New Roman" w:hAnsi="Times New Roman" w:cs="Times New Roman"/>
          <w:i/>
          <w:iCs/>
          <w:sz w:val="24"/>
          <w:szCs w:val="24"/>
        </w:rPr>
        <w:t>Sensibleness</w:t>
      </w:r>
      <w:r w:rsidRPr="00A21C6C">
        <w:rPr>
          <w:rFonts w:ascii="Times New Roman" w:hAnsi="Times New Roman" w:cs="Times New Roman"/>
          <w:sz w:val="24"/>
          <w:szCs w:val="24"/>
        </w:rPr>
        <w:t xml:space="preserve"> (Média de </w:t>
      </w:r>
      <w:r w:rsidRPr="00A21C6C">
        <w:rPr>
          <w:rFonts w:ascii="Times New Roman" w:hAnsi="Times New Roman" w:cs="Times New Roman"/>
          <w:sz w:val="24"/>
          <w:szCs w:val="24"/>
        </w:rPr>
        <w:lastRenderedPageBreak/>
        <w:t xml:space="preserve">Sensibilidade) e a </w:t>
      </w:r>
      <w:r w:rsidRPr="00A21C6C">
        <w:rPr>
          <w:rFonts w:ascii="Times New Roman" w:hAnsi="Times New Roman" w:cs="Times New Roman"/>
          <w:i/>
          <w:iCs/>
          <w:sz w:val="24"/>
          <w:szCs w:val="24"/>
        </w:rPr>
        <w:t>Specificity Average</w:t>
      </w:r>
      <w:r w:rsidRPr="00A21C6C">
        <w:rPr>
          <w:rFonts w:ascii="Times New Roman" w:hAnsi="Times New Roman" w:cs="Times New Roman"/>
          <w:sz w:val="24"/>
          <w:szCs w:val="24"/>
        </w:rPr>
        <w:t xml:space="preserve"> (Média de Especificidade), que ajuda a medir a habilidade de um agente conversacional, que mantêm diálogos de modo sensato. Como exemplo, o estudo de Adiwardana et. Al. (2020) em comparação entre chatbots e humanos, os humanos pontuaram cerca de 86 por cento nos testes utilizando essa métrica SSA, enquanto Meena nos testes iniciais teve uma pontuação de 76 por cento.</w:t>
      </w:r>
    </w:p>
    <w:p w14:paraId="13E26C1C" w14:textId="77777777" w:rsidR="00F61203" w:rsidRPr="00A21C6C" w:rsidRDefault="00F61203" w:rsidP="00F61203">
      <w:pPr>
        <w:pStyle w:val="Ttulo2"/>
        <w:ind w:left="426" w:hanging="412"/>
      </w:pPr>
      <w:bookmarkStart w:id="59" w:name="_Toc115957640"/>
      <w:r w:rsidRPr="00A21C6C">
        <w:t>Considerações finais</w:t>
      </w:r>
      <w:bookmarkEnd w:id="59"/>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chatbot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IAEd,</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chatbots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 na sua implementação diretamente para 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26432306" w:rsidR="00F61203" w:rsidRDefault="00F61203" w:rsidP="00F61203">
      <w:pPr>
        <w:ind w:firstLine="426"/>
        <w:rPr>
          <w:ins w:id="60" w:author="Rómulo José Franco" w:date="2023-08-21T08:07:00Z"/>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 que ainda é muito limitada, o chatbot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chatbot tenha </w:t>
      </w:r>
      <w:r w:rsidRPr="00A21C6C">
        <w:rPr>
          <w:rFonts w:ascii="Times New Roman" w:hAnsi="Times New Roman" w:cs="Times New Roman"/>
          <w:sz w:val="24"/>
          <w:szCs w:val="24"/>
        </w:rPr>
        <w:lastRenderedPageBreak/>
        <w:t xml:space="preserve">habilidade e a capacidade de identificar as emoções do usuário a partir da conversa, detectar como as emoções evoluem ao longo do tempo e compreender as necessidades emocionais do usuário (Shum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78A359CB" w14:textId="57217134" w:rsidR="0062269B" w:rsidRPr="00A21C6C" w:rsidRDefault="0062269B" w:rsidP="0062269B">
      <w:pPr>
        <w:ind w:firstLine="708"/>
        <w:rPr>
          <w:rFonts w:ascii="Times New Roman" w:hAnsi="Times New Roman" w:cs="Times New Roman"/>
          <w:sz w:val="24"/>
          <w:szCs w:val="24"/>
        </w:rPr>
        <w:pPrChange w:id="61" w:author="Rómulo José Franco" w:date="2023-08-21T08:07:00Z">
          <w:pPr>
            <w:ind w:firstLine="426"/>
          </w:pPr>
        </w:pPrChange>
      </w:pPr>
      <w:ins w:id="62" w:author="Rómulo José Franco" w:date="2023-08-21T08:07:00Z">
        <w:r w:rsidRPr="00A21C6C">
          <w:rPr>
            <w:rFonts w:ascii="Times New Roman" w:hAnsi="Times New Roman" w:cs="Times New Roman"/>
            <w:sz w:val="24"/>
            <w:szCs w:val="24"/>
          </w:rPr>
          <w:t xml:space="preserve">Neste estudo, o template no qual apresentamos, consideramos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ins>
    </w:p>
    <w:p w14:paraId="5D357E76" w14:textId="646B93DB"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chatbots</w:t>
      </w:r>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r>
        <w:rPr>
          <w:rFonts w:ascii="Times New Roman" w:hAnsi="Times New Roman" w:cs="Times New Roman"/>
          <w:sz w:val="24"/>
          <w:szCs w:val="24"/>
        </w:rPr>
        <w:tab/>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chatbot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 xml:space="preserve">citar a Aprendizagem Baseada em Projetos, onde os princípios da escola ativa, do método científico, de um ensino integrado e integrador dos conteúdos que envolvem diferentes áreas do conhecimento (Bacich,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produto final. Este produto terá dois aspectos pedagógicos associados durante e após sua execução: 1) um produto como meio de </w:t>
      </w:r>
      <w:r w:rsidRPr="00A21C6C">
        <w:rPr>
          <w:rFonts w:ascii="Times New Roman" w:hAnsi="Times New Roman" w:cs="Times New Roman"/>
          <w:sz w:val="24"/>
          <w:szCs w:val="24"/>
        </w:rPr>
        <w:lastRenderedPageBreak/>
        <w:t xml:space="preserve">acessar o conhecimento que é objeto da disciplina </w:t>
      </w:r>
      <w:r>
        <w:rPr>
          <w:rFonts w:ascii="Times New Roman" w:hAnsi="Times New Roman" w:cs="Times New Roman"/>
          <w:sz w:val="24"/>
          <w:szCs w:val="24"/>
        </w:rPr>
        <w:t xml:space="preserve">em si, um aplicativo educativo da própria 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estudantes que exploram os conceitos do template de Chatbot e implementam e treinam os modelos necessários de Machine Learning para criar as narrativas comunicacionais do Chatbot.</w:t>
      </w:r>
    </w:p>
    <w:p w14:paraId="4B6652E6" w14:textId="168E178B" w:rsidR="00F61203" w:rsidRDefault="00F61203">
      <w:pPr>
        <w:suppressAutoHyphens w:val="0"/>
        <w:spacing w:after="200" w:line="276" w:lineRule="auto"/>
        <w:ind w:firstLine="0"/>
        <w:jc w:val="left"/>
      </w:pPr>
    </w:p>
    <w:p w14:paraId="6AF56F1F"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6429DDA6" w14:textId="7DA35243" w:rsidR="00025F56" w:rsidRDefault="00025F56" w:rsidP="00025F56">
      <w:pPr>
        <w:pStyle w:val="Ttulo1"/>
      </w:pPr>
      <w:r>
        <w:lastRenderedPageBreak/>
        <w:t xml:space="preserve">CHATEDUC – </w:t>
      </w:r>
      <w:del w:id="63" w:author="Rómulo José Franco" w:date="2023-08-21T08:09:00Z">
        <w:r w:rsidDel="00D62971">
          <w:delText>Uma Plataforma de Chatbot que aproxima recursos de IA na Educação</w:delText>
        </w:r>
      </w:del>
      <w:ins w:id="64" w:author="Rómulo José Franco" w:date="2023-08-21T08:09:00Z">
        <w:r w:rsidR="00D62971">
          <w:t xml:space="preserve">Solução </w:t>
        </w:r>
      </w:ins>
      <w:ins w:id="65" w:author="Rómulo José Franco" w:date="2023-08-21T08:10:00Z">
        <w:r w:rsidR="00D62971">
          <w:t>proposta</w:t>
        </w:r>
      </w:ins>
    </w:p>
    <w:p w14:paraId="6884E804" w14:textId="140E109B" w:rsidR="00E83386" w:rsidRDefault="00D62971" w:rsidP="00274F3D">
      <w:pPr>
        <w:ind w:firstLine="708"/>
        <w:rPr>
          <w:ins w:id="66" w:author="Rómulo José Franco" w:date="2023-08-21T15:57:00Z"/>
          <w:rFonts w:ascii="Times New Roman" w:hAnsi="Times New Roman" w:cs="Times New Roman"/>
          <w:sz w:val="24"/>
          <w:szCs w:val="24"/>
        </w:rPr>
      </w:pPr>
      <w:ins w:id="67" w:author="Rómulo José Franco" w:date="2023-08-21T08:10:00Z">
        <w:r>
          <w:rPr>
            <w:rFonts w:ascii="Times New Roman" w:hAnsi="Times New Roman" w:cs="Times New Roman"/>
            <w:sz w:val="24"/>
            <w:szCs w:val="24"/>
          </w:rPr>
          <w:t xml:space="preserve">Este capítulo apresenta </w:t>
        </w:r>
      </w:ins>
      <w:ins w:id="68" w:author="Rómulo José Franco" w:date="2023-08-21T11:27:00Z">
        <w:r w:rsidR="00302E8A">
          <w:rPr>
            <w:rFonts w:ascii="Times New Roman" w:hAnsi="Times New Roman" w:cs="Times New Roman"/>
            <w:sz w:val="24"/>
            <w:szCs w:val="24"/>
          </w:rPr>
          <w:t>uma metodologia para o desenvolvimento de nossa</w:t>
        </w:r>
      </w:ins>
      <w:ins w:id="69" w:author="Rómulo José Franco" w:date="2023-08-21T08:10:00Z">
        <w:r>
          <w:rPr>
            <w:rFonts w:ascii="Times New Roman" w:hAnsi="Times New Roman" w:cs="Times New Roman"/>
            <w:sz w:val="24"/>
            <w:szCs w:val="24"/>
          </w:rPr>
          <w:t xml:space="preserve"> solução proposta baseada na criação de uma plataforma cognitiva considerando os aspectos de centralização d</w:t>
        </w:r>
      </w:ins>
      <w:ins w:id="70" w:author="Rómulo José Franco" w:date="2023-08-21T08:11:00Z">
        <w:r>
          <w:rPr>
            <w:rFonts w:ascii="Times New Roman" w:hAnsi="Times New Roman" w:cs="Times New Roman"/>
            <w:sz w:val="24"/>
            <w:szCs w:val="24"/>
          </w:rPr>
          <w:t xml:space="preserve">e conteúdo em torno do professor. </w:t>
        </w:r>
      </w:ins>
      <w:ins w:id="71" w:author="Rómulo José Franco" w:date="2023-08-21T11:28:00Z">
        <w:r w:rsidR="001D66A6">
          <w:rPr>
            <w:rFonts w:ascii="Times New Roman" w:hAnsi="Times New Roman" w:cs="Times New Roman"/>
            <w:sz w:val="24"/>
            <w:szCs w:val="24"/>
          </w:rPr>
          <w:t>A</w:t>
        </w:r>
        <w:r w:rsidR="001D66A6">
          <w:rPr>
            <w:rFonts w:ascii="Times New Roman" w:hAnsi="Times New Roman" w:cs="Times New Roman"/>
            <w:sz w:val="24"/>
            <w:szCs w:val="24"/>
          </w:rPr>
          <w:t>presentamos a modelagem da plataforma, os métodos e processos da Engenharia de Software</w:t>
        </w:r>
      </w:ins>
      <w:ins w:id="72" w:author="Rómulo José Franco" w:date="2023-08-21T11:29:00Z">
        <w:r w:rsidR="001D66A6">
          <w:rPr>
            <w:rFonts w:ascii="Times New Roman" w:hAnsi="Times New Roman" w:cs="Times New Roman"/>
            <w:sz w:val="24"/>
            <w:szCs w:val="24"/>
          </w:rPr>
          <w:t xml:space="preserve"> moderna considerando as metodologias ágeis</w:t>
        </w:r>
      </w:ins>
      <w:ins w:id="73" w:author="Rómulo José Franco" w:date="2023-08-21T11:28:00Z">
        <w:r w:rsidR="001D66A6">
          <w:rPr>
            <w:rFonts w:ascii="Times New Roman" w:hAnsi="Times New Roman" w:cs="Times New Roman"/>
            <w:sz w:val="24"/>
            <w:szCs w:val="24"/>
          </w:rPr>
          <w:t xml:space="preserve"> </w:t>
        </w:r>
      </w:ins>
      <w:ins w:id="74" w:author="Rómulo José Franco" w:date="2023-08-21T11:29:00Z">
        <w:r w:rsidR="001D66A6">
          <w:rPr>
            <w:rFonts w:ascii="Times New Roman" w:hAnsi="Times New Roman" w:cs="Times New Roman"/>
            <w:sz w:val="24"/>
            <w:szCs w:val="24"/>
          </w:rPr>
          <w:t xml:space="preserve">descritas </w:t>
        </w:r>
      </w:ins>
      <w:ins w:id="75" w:author="Rómulo José Franco" w:date="2023-08-21T11:28:00Z">
        <w:r w:rsidR="001D66A6">
          <w:rPr>
            <w:rFonts w:ascii="Times New Roman" w:hAnsi="Times New Roman" w:cs="Times New Roman"/>
            <w:sz w:val="24"/>
            <w:szCs w:val="24"/>
          </w:rPr>
          <w:t xml:space="preserve">por Pressman (2012), </w:t>
        </w:r>
      </w:ins>
      <w:ins w:id="76" w:author="Rómulo José Franco" w:date="2023-08-21T11:29:00Z">
        <w:r w:rsidR="001D66A6">
          <w:rPr>
            <w:rFonts w:ascii="Times New Roman" w:hAnsi="Times New Roman" w:cs="Times New Roman"/>
            <w:sz w:val="24"/>
            <w:szCs w:val="24"/>
          </w:rPr>
          <w:t xml:space="preserve">ao considerar </w:t>
        </w:r>
      </w:ins>
      <w:ins w:id="77" w:author="Rómulo José Franco" w:date="2023-08-21T11:28:00Z">
        <w:r w:rsidR="001D66A6">
          <w:rPr>
            <w:rFonts w:ascii="Times New Roman" w:hAnsi="Times New Roman" w:cs="Times New Roman"/>
            <w:sz w:val="24"/>
            <w:szCs w:val="24"/>
          </w:rPr>
          <w:t xml:space="preserve">o desenvolvimento da plataforma. Por ser um desenvolvimento de uma aplicação como prova de conceito, optamos </w:t>
        </w:r>
      </w:ins>
      <w:ins w:id="78" w:author="Rómulo José Franco" w:date="2023-08-21T15:56:00Z">
        <w:r w:rsidR="005F1DE5">
          <w:rPr>
            <w:rFonts w:ascii="Times New Roman" w:hAnsi="Times New Roman" w:cs="Times New Roman"/>
            <w:sz w:val="24"/>
            <w:szCs w:val="24"/>
          </w:rPr>
          <w:t xml:space="preserve">pelas </w:t>
        </w:r>
      </w:ins>
      <w:ins w:id="79" w:author="Rómulo José Franco" w:date="2023-08-21T11:30:00Z">
        <w:r w:rsidR="001D66A6">
          <w:rPr>
            <w:rFonts w:ascii="Times New Roman" w:hAnsi="Times New Roman" w:cs="Times New Roman"/>
            <w:sz w:val="24"/>
            <w:szCs w:val="24"/>
          </w:rPr>
          <w:t xml:space="preserve">metodologias ágeis que são mais flexíveis a adição de novas funcionalidades a medida que o software as exigem, </w:t>
        </w:r>
      </w:ins>
      <w:ins w:id="80" w:author="Rómulo José Franco" w:date="2023-08-21T15:56:00Z">
        <w:r w:rsidR="005F1DE5">
          <w:rPr>
            <w:rFonts w:ascii="Times New Roman" w:hAnsi="Times New Roman" w:cs="Times New Roman"/>
            <w:sz w:val="24"/>
            <w:szCs w:val="24"/>
          </w:rPr>
          <w:t xml:space="preserve">assim, </w:t>
        </w:r>
      </w:ins>
      <w:ins w:id="81" w:author="Rómulo José Franco" w:date="2023-08-21T11:30:00Z">
        <w:r w:rsidR="001D66A6">
          <w:rPr>
            <w:rFonts w:ascii="Times New Roman" w:hAnsi="Times New Roman" w:cs="Times New Roman"/>
            <w:sz w:val="24"/>
            <w:szCs w:val="24"/>
          </w:rPr>
          <w:t xml:space="preserve">seguimos </w:t>
        </w:r>
      </w:ins>
      <w:ins w:id="82" w:author="Rómulo José Franco" w:date="2023-08-21T11:28:00Z">
        <w:r w:rsidR="001D66A6">
          <w:rPr>
            <w:rFonts w:ascii="Times New Roman" w:hAnsi="Times New Roman" w:cs="Times New Roman"/>
            <w:sz w:val="24"/>
            <w:szCs w:val="24"/>
          </w:rPr>
          <w:t>as linhas gerais de desenvolvimento utilizando o FDD (do inglês Featrure Drive Development _- Desenvolvimento Guiador poR características)</w:t>
        </w:r>
      </w:ins>
      <w:ins w:id="83" w:author="Rómulo José Franco" w:date="2023-08-21T15:47:00Z">
        <w:r w:rsidR="005F1DE5">
          <w:rPr>
            <w:rFonts w:ascii="Times New Roman" w:hAnsi="Times New Roman" w:cs="Times New Roman"/>
            <w:sz w:val="24"/>
            <w:szCs w:val="24"/>
          </w:rPr>
          <w:t>.</w:t>
        </w:r>
      </w:ins>
    </w:p>
    <w:p w14:paraId="7A9FC44D" w14:textId="73315BD8" w:rsidR="005F1DE5" w:rsidRPr="005F1DE5" w:rsidRDefault="005F1DE5" w:rsidP="00274F3D">
      <w:pPr>
        <w:ind w:firstLine="708"/>
        <w:rPr>
          <w:ins w:id="84" w:author="Rómulo José Franco" w:date="2023-08-21T15:47:00Z"/>
          <w:rFonts w:ascii="Times New Roman" w:hAnsi="Times New Roman" w:cs="Times New Roman"/>
          <w:sz w:val="24"/>
          <w:szCs w:val="24"/>
        </w:rPr>
      </w:pPr>
      <w:ins w:id="85" w:author="Rómulo José Franco" w:date="2023-08-21T15:57:00Z">
        <w:r w:rsidRPr="005F1DE5">
          <w:rPr>
            <w:rFonts w:ascii="Times New Roman" w:hAnsi="Times New Roman" w:cs="Times New Roman"/>
            <w:sz w:val="24"/>
            <w:szCs w:val="24"/>
          </w:rPr>
          <w:t>As m</w:t>
        </w:r>
        <w:r w:rsidRPr="005F1DE5">
          <w:rPr>
            <w:rFonts w:ascii="Times New Roman" w:hAnsi="Times New Roman" w:cs="Times New Roman"/>
            <w:sz w:val="24"/>
            <w:szCs w:val="24"/>
            <w:rPrChange w:id="86" w:author="Rómulo José Franco" w:date="2023-08-21T15:57:00Z">
              <w:rPr>
                <w:rFonts w:ascii="Times New Roman" w:hAnsi="Times New Roman" w:cs="Times New Roman"/>
                <w:sz w:val="24"/>
                <w:szCs w:val="24"/>
                <w:lang w:val="en-US"/>
              </w:rPr>
            </w:rPrChange>
          </w:rPr>
          <w:t>etodologias ágeis preconizam u</w:t>
        </w:r>
        <w:r>
          <w:rPr>
            <w:rFonts w:ascii="Times New Roman" w:hAnsi="Times New Roman" w:cs="Times New Roman"/>
            <w:sz w:val="24"/>
            <w:szCs w:val="24"/>
          </w:rPr>
          <w:t xml:space="preserve">m desenvolvimento iterativo, onde cada iteração </w:t>
        </w:r>
        <w:r w:rsidR="008D7FCE">
          <w:rPr>
            <w:rFonts w:ascii="Times New Roman" w:hAnsi="Times New Roman" w:cs="Times New Roman"/>
            <w:sz w:val="24"/>
            <w:szCs w:val="24"/>
          </w:rPr>
          <w:t xml:space="preserve">é um ciclo de vida, onde </w:t>
        </w:r>
        <w:r>
          <w:rPr>
            <w:rFonts w:ascii="Times New Roman" w:hAnsi="Times New Roman" w:cs="Times New Roman"/>
            <w:sz w:val="24"/>
            <w:szCs w:val="24"/>
          </w:rPr>
          <w:t xml:space="preserve">ocorre uma sequencia de etapas, </w:t>
        </w:r>
        <w:r w:rsidR="008D7FCE">
          <w:rPr>
            <w:rFonts w:ascii="Times New Roman" w:hAnsi="Times New Roman" w:cs="Times New Roman"/>
            <w:sz w:val="24"/>
            <w:szCs w:val="24"/>
          </w:rPr>
          <w:t xml:space="preserve">até a uma entrega ao cliente de uma funcionalidade </w:t>
        </w:r>
      </w:ins>
      <w:ins w:id="87" w:author="Rómulo José Franco" w:date="2023-08-21T15:58:00Z">
        <w:r w:rsidR="008D7FCE">
          <w:rPr>
            <w:rFonts w:ascii="Times New Roman" w:hAnsi="Times New Roman" w:cs="Times New Roman"/>
            <w:sz w:val="24"/>
            <w:szCs w:val="24"/>
          </w:rPr>
          <w:t>em operação. Nesse caso, o ciclo de desenvolvimento contem os passos básicos de identificar requisitos funcionais e não funcionais de um software. Onde, um requisito funcional, é uma operação que o sistema deve executar</w:t>
        </w:r>
      </w:ins>
      <w:ins w:id="88" w:author="Rómulo José Franco" w:date="2023-08-21T15:59:00Z">
        <w:r w:rsidR="008D7FCE">
          <w:rPr>
            <w:rFonts w:ascii="Times New Roman" w:hAnsi="Times New Roman" w:cs="Times New Roman"/>
            <w:sz w:val="24"/>
            <w:szCs w:val="24"/>
          </w:rPr>
          <w:t>, enquanto um requisito não funcional, é uma característica de qualidade, considerando a segurança, o ambiente, a performance com que a operação deve ser executada, dentre outros atributos de qualidade.</w:t>
        </w:r>
      </w:ins>
    </w:p>
    <w:p w14:paraId="02462E7D" w14:textId="5E35B38C" w:rsidR="00302E8A" w:rsidRPr="005F1DE5" w:rsidRDefault="008D7FCE" w:rsidP="00274F3D">
      <w:pPr>
        <w:ind w:firstLine="708"/>
        <w:rPr>
          <w:ins w:id="89" w:author="Rómulo José Franco" w:date="2023-08-21T11:27:00Z"/>
          <w:rFonts w:ascii="Times New Roman" w:hAnsi="Times New Roman" w:cs="Times New Roman"/>
          <w:sz w:val="24"/>
          <w:szCs w:val="24"/>
        </w:rPr>
      </w:pPr>
      <w:ins w:id="90" w:author="Rómulo José Franco" w:date="2023-08-21T15:59:00Z">
        <w:r>
          <w:rPr>
            <w:rFonts w:ascii="Times New Roman" w:hAnsi="Times New Roman" w:cs="Times New Roman"/>
            <w:sz w:val="24"/>
            <w:szCs w:val="24"/>
          </w:rPr>
          <w:t>A FDD é definida por uma metodologia ágil com um ciclo de vida contendo em s</w:t>
        </w:r>
      </w:ins>
      <w:ins w:id="91" w:author="Rómulo José Franco" w:date="2023-08-21T16:00:00Z">
        <w:r>
          <w:rPr>
            <w:rFonts w:ascii="Times New Roman" w:hAnsi="Times New Roman" w:cs="Times New Roman"/>
            <w:sz w:val="24"/>
            <w:szCs w:val="24"/>
          </w:rPr>
          <w:t>eus processos, a identificação de Feature ou Funcionalidade, uma característica que o software deve possuir. Neste caso, tanto os requisitos funcionais como os não funcionais podem ser mapeados como Features.</w:t>
        </w:r>
      </w:ins>
    </w:p>
    <w:p w14:paraId="28BCB54A" w14:textId="77777777" w:rsidR="008D7FCE" w:rsidRDefault="008D7FCE" w:rsidP="00274F3D">
      <w:pPr>
        <w:ind w:firstLine="708"/>
        <w:rPr>
          <w:ins w:id="92" w:author="Rómulo José Franco" w:date="2023-08-21T16:00:00Z"/>
          <w:rFonts w:ascii="Times New Roman" w:hAnsi="Times New Roman" w:cs="Times New Roman"/>
          <w:sz w:val="24"/>
          <w:szCs w:val="24"/>
        </w:rPr>
      </w:pPr>
    </w:p>
    <w:p w14:paraId="1155FCBB" w14:textId="25723089" w:rsidR="00302E8A" w:rsidRPr="008D7FCE" w:rsidRDefault="00302E8A" w:rsidP="008D7FCE">
      <w:pPr>
        <w:pStyle w:val="Ttulo2"/>
        <w:rPr>
          <w:ins w:id="93" w:author="Rómulo José Franco" w:date="2023-08-21T09:04:00Z"/>
        </w:rPr>
        <w:pPrChange w:id="94" w:author="Rómulo José Franco" w:date="2023-08-21T16:00:00Z">
          <w:pPr>
            <w:ind w:firstLine="708"/>
          </w:pPr>
        </w:pPrChange>
      </w:pPr>
      <w:ins w:id="95" w:author="Rómulo José Franco" w:date="2023-08-21T11:27:00Z">
        <w:r w:rsidRPr="008D7FCE">
          <w:t>Feature Driven Development</w:t>
        </w:r>
      </w:ins>
    </w:p>
    <w:p w14:paraId="716D1A6B" w14:textId="3C460A3B" w:rsidR="001D66A6" w:rsidRDefault="001D66A6" w:rsidP="00274F3D">
      <w:pPr>
        <w:ind w:firstLine="708"/>
        <w:rPr>
          <w:ins w:id="96" w:author="Rómulo José Franco" w:date="2023-08-21T11:31:00Z"/>
          <w:rFonts w:ascii="Times New Roman" w:hAnsi="Times New Roman" w:cs="Times New Roman"/>
          <w:sz w:val="24"/>
          <w:szCs w:val="24"/>
        </w:rPr>
      </w:pPr>
      <w:ins w:id="97" w:author="Rómulo José Franco" w:date="2023-08-21T11:30:00Z">
        <w:r>
          <w:rPr>
            <w:rFonts w:ascii="Times New Roman" w:hAnsi="Times New Roman" w:cs="Times New Roman"/>
            <w:sz w:val="24"/>
            <w:szCs w:val="24"/>
          </w:rPr>
          <w:t>A FDD foi criada em 1997 p</w:t>
        </w:r>
      </w:ins>
      <w:ins w:id="98" w:author="Rómulo José Franco" w:date="2023-08-21T11:31:00Z">
        <w:r>
          <w:rPr>
            <w:rFonts w:ascii="Times New Roman" w:hAnsi="Times New Roman" w:cs="Times New Roman"/>
            <w:sz w:val="24"/>
            <w:szCs w:val="24"/>
          </w:rPr>
          <w:t xml:space="preserve">or Peter Coad (1999) e defende o lema “Resultados frequentes, </w:t>
        </w:r>
      </w:ins>
      <w:ins w:id="99" w:author="Rómulo José Franco" w:date="2023-08-21T16:00:00Z">
        <w:r w:rsidR="008D7FCE">
          <w:rPr>
            <w:rFonts w:ascii="Times New Roman" w:hAnsi="Times New Roman" w:cs="Times New Roman"/>
            <w:sz w:val="24"/>
            <w:szCs w:val="24"/>
          </w:rPr>
          <w:t>tangíveis</w:t>
        </w:r>
      </w:ins>
      <w:ins w:id="100" w:author="Rómulo José Franco" w:date="2023-08-21T11:31:00Z">
        <w:r>
          <w:rPr>
            <w:rFonts w:ascii="Times New Roman" w:hAnsi="Times New Roman" w:cs="Times New Roman"/>
            <w:sz w:val="24"/>
            <w:szCs w:val="24"/>
          </w:rPr>
          <w:t xml:space="preserve"> e funcionais”. </w:t>
        </w:r>
      </w:ins>
      <w:ins w:id="101" w:author="Rómulo José Franco" w:date="2023-08-21T16:00:00Z">
        <w:r w:rsidR="008D7FCE">
          <w:rPr>
            <w:rFonts w:ascii="Times New Roman" w:hAnsi="Times New Roman" w:cs="Times New Roman"/>
            <w:sz w:val="24"/>
            <w:szCs w:val="24"/>
          </w:rPr>
          <w:t>Ao</w:t>
        </w:r>
      </w:ins>
      <w:ins w:id="102" w:author="Rómulo José Franco" w:date="2023-08-21T11:31:00Z">
        <w:r>
          <w:rPr>
            <w:rFonts w:ascii="Times New Roman" w:hAnsi="Times New Roman" w:cs="Times New Roman"/>
            <w:sz w:val="24"/>
            <w:szCs w:val="24"/>
          </w:rPr>
          <w:t xml:space="preserve"> passo que descreve as funcionalidades de forma suscinta permitindo ajustes rápidos nos requisitos e </w:t>
        </w:r>
      </w:ins>
      <w:ins w:id="103" w:author="Rómulo José Franco" w:date="2023-08-21T16:01:00Z">
        <w:r w:rsidR="008D7FCE">
          <w:rPr>
            <w:rFonts w:ascii="Times New Roman" w:hAnsi="Times New Roman" w:cs="Times New Roman"/>
            <w:sz w:val="24"/>
            <w:szCs w:val="24"/>
          </w:rPr>
          <w:t>incorporá-lo</w:t>
        </w:r>
      </w:ins>
      <w:ins w:id="104" w:author="Rómulo José Franco" w:date="2023-08-21T11:31:00Z">
        <w:r>
          <w:rPr>
            <w:rFonts w:ascii="Times New Roman" w:hAnsi="Times New Roman" w:cs="Times New Roman"/>
            <w:sz w:val="24"/>
            <w:szCs w:val="24"/>
          </w:rPr>
          <w:t xml:space="preserve"> ao próximo ciclo de desenvolvimento</w:t>
        </w:r>
      </w:ins>
      <w:ins w:id="105" w:author="Rómulo José Franco" w:date="2023-08-21T15:57:00Z">
        <w:r w:rsidR="005F1DE5">
          <w:rPr>
            <w:rFonts w:ascii="Times New Roman" w:hAnsi="Times New Roman" w:cs="Times New Roman"/>
            <w:sz w:val="24"/>
            <w:szCs w:val="24"/>
          </w:rPr>
          <w:t xml:space="preserve">. </w:t>
        </w:r>
      </w:ins>
    </w:p>
    <w:p w14:paraId="3BFE3F76" w14:textId="6673A8CC" w:rsidR="001D66A6" w:rsidRDefault="001D66A6" w:rsidP="00274F3D">
      <w:pPr>
        <w:ind w:firstLine="708"/>
        <w:rPr>
          <w:ins w:id="106" w:author="Rómulo José Franco" w:date="2023-08-21T11:34:00Z"/>
          <w:rFonts w:ascii="Times New Roman" w:hAnsi="Times New Roman" w:cs="Times New Roman"/>
          <w:sz w:val="24"/>
          <w:szCs w:val="24"/>
        </w:rPr>
      </w:pPr>
      <w:ins w:id="107" w:author="Rómulo José Franco" w:date="2023-08-21T11:31:00Z">
        <w:r>
          <w:rPr>
            <w:rFonts w:ascii="Times New Roman" w:hAnsi="Times New Roman" w:cs="Times New Roman"/>
            <w:sz w:val="24"/>
            <w:szCs w:val="24"/>
          </w:rPr>
          <w:t xml:space="preserve">O FDD possui um ciclo de vida curto e é mais indicado para sistemas que podem </w:t>
        </w:r>
      </w:ins>
      <w:ins w:id="108" w:author="Rómulo José Franco" w:date="2023-08-21T11:32:00Z">
        <w:r>
          <w:rPr>
            <w:rFonts w:ascii="Times New Roman" w:hAnsi="Times New Roman" w:cs="Times New Roman"/>
            <w:sz w:val="24"/>
            <w:szCs w:val="24"/>
          </w:rPr>
          <w:t xml:space="preserve">mudar de requisitos rapidamente. Por ser uma prova de conceito nossa solução, podemos tirar vantagem dos aspectos de validação por meio de implementação de features piloto, para posterior, implementação das suas variáveis que se tornarão features definitivas. Cada feature é orientada por </w:t>
        </w:r>
      </w:ins>
      <w:ins w:id="109" w:author="Rómulo José Franco" w:date="2023-08-21T16:01:00Z">
        <w:r w:rsidR="008D7FCE">
          <w:rPr>
            <w:rFonts w:ascii="Times New Roman" w:hAnsi="Times New Roman" w:cs="Times New Roman"/>
            <w:sz w:val="24"/>
            <w:szCs w:val="24"/>
          </w:rPr>
          <w:t>funcionalidade</w:t>
        </w:r>
      </w:ins>
      <w:ins w:id="110" w:author="Rómulo José Franco" w:date="2023-08-21T11:32:00Z">
        <w:r>
          <w:rPr>
            <w:rFonts w:ascii="Times New Roman" w:hAnsi="Times New Roman" w:cs="Times New Roman"/>
            <w:sz w:val="24"/>
            <w:szCs w:val="24"/>
          </w:rPr>
          <w:t xml:space="preserve">, que é um conceito de </w:t>
        </w:r>
      </w:ins>
      <w:ins w:id="111" w:author="Rómulo José Franco" w:date="2023-08-21T11:33:00Z">
        <w:r>
          <w:rPr>
            <w:rFonts w:ascii="Times New Roman" w:hAnsi="Times New Roman" w:cs="Times New Roman"/>
            <w:sz w:val="24"/>
            <w:szCs w:val="24"/>
          </w:rPr>
          <w:t xml:space="preserve">valor do ponto de vista do cliente. O principal objetivo </w:t>
        </w:r>
        <w:r>
          <w:rPr>
            <w:rFonts w:ascii="Times New Roman" w:hAnsi="Times New Roman" w:cs="Times New Roman"/>
            <w:sz w:val="24"/>
            <w:szCs w:val="24"/>
          </w:rPr>
          <w:lastRenderedPageBreak/>
          <w:t xml:space="preserve">do FDD é entregar uma peça de software </w:t>
        </w:r>
      </w:ins>
      <w:ins w:id="112" w:author="Rómulo José Franco" w:date="2023-08-21T16:01:00Z">
        <w:r w:rsidR="008D7FCE">
          <w:rPr>
            <w:rFonts w:ascii="Times New Roman" w:hAnsi="Times New Roman" w:cs="Times New Roman"/>
            <w:sz w:val="24"/>
            <w:szCs w:val="24"/>
          </w:rPr>
          <w:t>tangível</w:t>
        </w:r>
      </w:ins>
      <w:ins w:id="113" w:author="Rómulo José Franco" w:date="2023-08-21T11:33:00Z">
        <w:r>
          <w:rPr>
            <w:rFonts w:ascii="Times New Roman" w:hAnsi="Times New Roman" w:cs="Times New Roman"/>
            <w:sz w:val="24"/>
            <w:szCs w:val="24"/>
          </w:rPr>
          <w:t xml:space="preserve"> e funcional em espaços de tempo regulares. Uma Feature ou Funcionalidade é segundo Coad, </w:t>
        </w:r>
      </w:ins>
      <w:ins w:id="114" w:author="Rómulo José Franco" w:date="2023-08-21T11:34:00Z">
        <w:r>
          <w:rPr>
            <w:rFonts w:ascii="Times New Roman" w:hAnsi="Times New Roman" w:cs="Times New Roman"/>
            <w:sz w:val="24"/>
            <w:szCs w:val="24"/>
          </w:rPr>
          <w:t xml:space="preserve">“uma função com valor para o cliente que pode ser desenvolvida em </w:t>
        </w:r>
      </w:ins>
      <w:ins w:id="115" w:author="Rómulo José Franco" w:date="2023-08-21T16:02:00Z">
        <w:r w:rsidR="008D7FCE">
          <w:rPr>
            <w:rFonts w:ascii="Times New Roman" w:hAnsi="Times New Roman" w:cs="Times New Roman"/>
            <w:sz w:val="24"/>
            <w:szCs w:val="24"/>
          </w:rPr>
          <w:t>duas</w:t>
        </w:r>
      </w:ins>
      <w:ins w:id="116" w:author="Rómulo José Franco" w:date="2023-08-21T11:34:00Z">
        <w:r>
          <w:rPr>
            <w:rFonts w:ascii="Times New Roman" w:hAnsi="Times New Roman" w:cs="Times New Roman"/>
            <w:sz w:val="24"/>
            <w:szCs w:val="24"/>
          </w:rPr>
          <w:t xml:space="preserve"> ou menos semanas”. Uma funcionalidade pode ser descrita com o gabarito:</w:t>
        </w:r>
      </w:ins>
    </w:p>
    <w:p w14:paraId="6CF79C96" w14:textId="7B98C6E9" w:rsidR="001D66A6" w:rsidRPr="008D7FCE" w:rsidRDefault="001D66A6" w:rsidP="008D7FCE">
      <w:pPr>
        <w:spacing w:before="240" w:after="240"/>
        <w:ind w:firstLine="708"/>
        <w:rPr>
          <w:ins w:id="117" w:author="Rómulo José Franco" w:date="2023-08-21T16:02:00Z"/>
          <w:rFonts w:ascii="Times New Roman" w:hAnsi="Times New Roman" w:cs="Times New Roman"/>
          <w:b/>
          <w:bCs/>
          <w:sz w:val="24"/>
          <w:szCs w:val="24"/>
          <w:rPrChange w:id="118" w:author="Rómulo José Franco" w:date="2023-08-21T16:05:00Z">
            <w:rPr>
              <w:ins w:id="119" w:author="Rómulo José Franco" w:date="2023-08-21T16:02:00Z"/>
              <w:rFonts w:ascii="Times New Roman" w:hAnsi="Times New Roman" w:cs="Times New Roman"/>
              <w:sz w:val="24"/>
              <w:szCs w:val="24"/>
            </w:rPr>
          </w:rPrChange>
        </w:rPr>
        <w:pPrChange w:id="120" w:author="Rómulo José Franco" w:date="2023-08-21T16:05:00Z">
          <w:pPr>
            <w:ind w:firstLine="708"/>
          </w:pPr>
        </w:pPrChange>
      </w:pPr>
      <w:ins w:id="121" w:author="Rómulo José Franco" w:date="2023-08-21T11:34:00Z">
        <w:r w:rsidRPr="008D7FCE">
          <w:rPr>
            <w:rFonts w:ascii="Times New Roman" w:hAnsi="Times New Roman" w:cs="Times New Roman"/>
            <w:b/>
            <w:bCs/>
            <w:sz w:val="24"/>
            <w:szCs w:val="24"/>
            <w:rPrChange w:id="122" w:author="Rómulo José Franco" w:date="2023-08-21T16:05:00Z">
              <w:rPr>
                <w:rFonts w:ascii="Times New Roman" w:hAnsi="Times New Roman" w:cs="Times New Roman"/>
                <w:sz w:val="24"/>
                <w:szCs w:val="24"/>
              </w:rPr>
            </w:rPrChange>
          </w:rPr>
          <w:t xml:space="preserve">&lt;ação&gt; </w:t>
        </w:r>
      </w:ins>
      <w:ins w:id="123" w:author="Rómulo José Franco" w:date="2023-08-21T16:02:00Z">
        <w:r w:rsidR="008D7FCE" w:rsidRPr="008D7FCE">
          <w:rPr>
            <w:rFonts w:ascii="Times New Roman" w:hAnsi="Times New Roman" w:cs="Times New Roman"/>
            <w:b/>
            <w:bCs/>
            <w:sz w:val="24"/>
            <w:szCs w:val="24"/>
            <w:rPrChange w:id="124" w:author="Rómulo José Franco" w:date="2023-08-21T16:05:00Z">
              <w:rPr>
                <w:rFonts w:ascii="Times New Roman" w:hAnsi="Times New Roman" w:cs="Times New Roman"/>
                <w:sz w:val="24"/>
                <w:szCs w:val="24"/>
              </w:rPr>
            </w:rPrChange>
          </w:rPr>
          <w:t xml:space="preserve">o </w:t>
        </w:r>
      </w:ins>
      <w:ins w:id="125" w:author="Rómulo José Franco" w:date="2023-08-21T11:34:00Z">
        <w:r w:rsidRPr="008D7FCE">
          <w:rPr>
            <w:rFonts w:ascii="Times New Roman" w:hAnsi="Times New Roman" w:cs="Times New Roman"/>
            <w:b/>
            <w:bCs/>
            <w:sz w:val="24"/>
            <w:szCs w:val="24"/>
            <w:rPrChange w:id="126" w:author="Rómulo José Franco" w:date="2023-08-21T16:05:00Z">
              <w:rPr>
                <w:rFonts w:ascii="Times New Roman" w:hAnsi="Times New Roman" w:cs="Times New Roman"/>
                <w:sz w:val="24"/>
                <w:szCs w:val="24"/>
              </w:rPr>
            </w:rPrChange>
          </w:rPr>
          <w:t>&lt;resultado&gt;</w:t>
        </w:r>
      </w:ins>
      <w:ins w:id="127" w:author="Rómulo José Franco" w:date="2023-08-21T16:02:00Z">
        <w:r w:rsidR="008D7FCE" w:rsidRPr="008D7FCE">
          <w:rPr>
            <w:rFonts w:ascii="Times New Roman" w:hAnsi="Times New Roman" w:cs="Times New Roman"/>
            <w:b/>
            <w:bCs/>
            <w:sz w:val="24"/>
            <w:szCs w:val="24"/>
            <w:rPrChange w:id="128" w:author="Rómulo José Franco" w:date="2023-08-21T16:05:00Z">
              <w:rPr>
                <w:rFonts w:ascii="Times New Roman" w:hAnsi="Times New Roman" w:cs="Times New Roman"/>
                <w:sz w:val="24"/>
                <w:szCs w:val="24"/>
              </w:rPr>
            </w:rPrChange>
          </w:rPr>
          <w:t xml:space="preserve"> &lt;por | para | de | a&gt; um </w:t>
        </w:r>
      </w:ins>
      <w:ins w:id="129" w:author="Rómulo José Franco" w:date="2023-08-21T11:34:00Z">
        <w:r w:rsidRPr="008D7FCE">
          <w:rPr>
            <w:rFonts w:ascii="Times New Roman" w:hAnsi="Times New Roman" w:cs="Times New Roman"/>
            <w:b/>
            <w:bCs/>
            <w:sz w:val="24"/>
            <w:szCs w:val="24"/>
            <w:rPrChange w:id="130" w:author="Rómulo José Franco" w:date="2023-08-21T16:05:00Z">
              <w:rPr>
                <w:rFonts w:ascii="Times New Roman" w:hAnsi="Times New Roman" w:cs="Times New Roman"/>
                <w:sz w:val="24"/>
                <w:szCs w:val="24"/>
              </w:rPr>
            </w:rPrChange>
          </w:rPr>
          <w:t>&lt;objeto&gt;</w:t>
        </w:r>
      </w:ins>
    </w:p>
    <w:p w14:paraId="2AFE8918" w14:textId="59C6E0BE" w:rsidR="008D7FCE" w:rsidRDefault="008D7FCE" w:rsidP="008D7FCE">
      <w:pPr>
        <w:spacing w:after="240"/>
        <w:ind w:firstLine="708"/>
        <w:rPr>
          <w:ins w:id="131" w:author="Rómulo José Franco" w:date="2023-08-21T16:04:00Z"/>
          <w:rFonts w:ascii="Times New Roman" w:hAnsi="Times New Roman" w:cs="Times New Roman"/>
          <w:sz w:val="24"/>
          <w:szCs w:val="24"/>
        </w:rPr>
        <w:pPrChange w:id="132" w:author="Rómulo José Franco" w:date="2023-08-21T16:04:00Z">
          <w:pPr>
            <w:ind w:firstLine="708"/>
          </w:pPr>
        </w:pPrChange>
      </w:pPr>
      <w:ins w:id="133" w:author="Rómulo José Franco" w:date="2023-08-21T16:02:00Z">
        <w:r>
          <w:rPr>
            <w:rFonts w:ascii="Times New Roman" w:hAnsi="Times New Roman" w:cs="Times New Roman"/>
            <w:sz w:val="24"/>
            <w:szCs w:val="24"/>
          </w:rPr>
          <w:t>Onde, o objeto é uma pessoa, lugar ou coisa (inclusive papéis, momentos no tempo ou intervalos de tempo, ou descrições c</w:t>
        </w:r>
      </w:ins>
      <w:ins w:id="134" w:author="Rómulo José Franco" w:date="2023-08-21T16:03:00Z">
        <w:r>
          <w:rPr>
            <w:rFonts w:ascii="Times New Roman" w:hAnsi="Times New Roman" w:cs="Times New Roman"/>
            <w:sz w:val="24"/>
            <w:szCs w:val="24"/>
          </w:rPr>
          <w:t>omo entradas de catálogo). Exemplos de características para a plataforma de comércio eletrônico seria:</w:t>
        </w:r>
      </w:ins>
    </w:p>
    <w:p w14:paraId="57E3E3A3" w14:textId="2AAC31C8" w:rsidR="008D7FCE" w:rsidRPr="008D7FCE" w:rsidRDefault="008D7FCE" w:rsidP="008D7FCE">
      <w:pPr>
        <w:ind w:firstLine="708"/>
        <w:rPr>
          <w:ins w:id="135" w:author="Rómulo José Franco" w:date="2023-08-21T16:03:00Z"/>
          <w:rFonts w:ascii="Times New Roman" w:hAnsi="Times New Roman" w:cs="Times New Roman"/>
          <w:i/>
          <w:iCs/>
          <w:sz w:val="24"/>
          <w:szCs w:val="24"/>
          <w:rPrChange w:id="136" w:author="Rómulo José Franco" w:date="2023-08-21T16:04:00Z">
            <w:rPr>
              <w:ins w:id="137" w:author="Rómulo José Franco" w:date="2023-08-21T16:03:00Z"/>
              <w:rFonts w:ascii="Times New Roman" w:hAnsi="Times New Roman" w:cs="Times New Roman"/>
              <w:sz w:val="24"/>
              <w:szCs w:val="24"/>
            </w:rPr>
          </w:rPrChange>
        </w:rPr>
      </w:pPr>
      <w:ins w:id="138" w:author="Rómulo José Franco" w:date="2023-08-21T16:03:00Z">
        <w:r w:rsidRPr="008D7FCE">
          <w:rPr>
            <w:rFonts w:ascii="Times New Roman" w:hAnsi="Times New Roman" w:cs="Times New Roman"/>
            <w:i/>
            <w:iCs/>
            <w:sz w:val="24"/>
            <w:szCs w:val="24"/>
            <w:rPrChange w:id="139" w:author="Rómulo José Franco" w:date="2023-08-21T16:04:00Z">
              <w:rPr>
                <w:rFonts w:ascii="Times New Roman" w:hAnsi="Times New Roman" w:cs="Times New Roman"/>
                <w:sz w:val="24"/>
                <w:szCs w:val="24"/>
              </w:rPr>
            </w:rPrChange>
          </w:rPr>
          <w:t>Adiciona o produto a um carrinho de compras.</w:t>
        </w:r>
      </w:ins>
    </w:p>
    <w:p w14:paraId="44C31311" w14:textId="7C17731B" w:rsidR="008D7FCE" w:rsidRPr="008D7FCE" w:rsidRDefault="008D7FCE" w:rsidP="008D7FCE">
      <w:pPr>
        <w:ind w:firstLine="708"/>
        <w:rPr>
          <w:ins w:id="140" w:author="Rómulo José Franco" w:date="2023-08-21T11:34:00Z"/>
          <w:rFonts w:ascii="Times New Roman" w:hAnsi="Times New Roman" w:cs="Times New Roman"/>
          <w:i/>
          <w:iCs/>
          <w:sz w:val="24"/>
          <w:szCs w:val="24"/>
          <w:rPrChange w:id="141" w:author="Rómulo José Franco" w:date="2023-08-21T16:04:00Z">
            <w:rPr>
              <w:ins w:id="142" w:author="Rómulo José Franco" w:date="2023-08-21T11:34:00Z"/>
              <w:rFonts w:ascii="Times New Roman" w:hAnsi="Times New Roman" w:cs="Times New Roman"/>
              <w:sz w:val="24"/>
              <w:szCs w:val="24"/>
            </w:rPr>
          </w:rPrChange>
        </w:rPr>
      </w:pPr>
      <w:ins w:id="143" w:author="Rómulo José Franco" w:date="2023-08-21T16:03:00Z">
        <w:r w:rsidRPr="008D7FCE">
          <w:rPr>
            <w:rFonts w:ascii="Times New Roman" w:hAnsi="Times New Roman" w:cs="Times New Roman"/>
            <w:i/>
            <w:iCs/>
            <w:sz w:val="24"/>
            <w:szCs w:val="24"/>
            <w:rPrChange w:id="144" w:author="Rómulo José Franco" w:date="2023-08-21T16:04:00Z">
              <w:rPr>
                <w:rFonts w:ascii="Times New Roman" w:hAnsi="Times New Roman" w:cs="Times New Roman"/>
                <w:sz w:val="24"/>
                <w:szCs w:val="24"/>
              </w:rPr>
            </w:rPrChange>
          </w:rPr>
          <w:t>Exibe as especificações técnicas de um produto.</w:t>
        </w:r>
      </w:ins>
    </w:p>
    <w:p w14:paraId="4201A662" w14:textId="7B22E11A" w:rsidR="001D66A6" w:rsidRPr="008D7FCE" w:rsidRDefault="008D7FCE" w:rsidP="008D7FCE">
      <w:pPr>
        <w:ind w:firstLine="708"/>
        <w:rPr>
          <w:ins w:id="145" w:author="Rómulo José Franco" w:date="2023-08-21T16:04:00Z"/>
          <w:rFonts w:ascii="Times New Roman" w:hAnsi="Times New Roman" w:cs="Times New Roman"/>
          <w:i/>
          <w:iCs/>
          <w:sz w:val="24"/>
          <w:szCs w:val="24"/>
          <w:rPrChange w:id="146" w:author="Rómulo José Franco" w:date="2023-08-21T16:04:00Z">
            <w:rPr>
              <w:ins w:id="147" w:author="Rómulo José Franco" w:date="2023-08-21T16:04:00Z"/>
              <w:rFonts w:ascii="Times New Roman" w:hAnsi="Times New Roman" w:cs="Times New Roman"/>
              <w:sz w:val="24"/>
              <w:szCs w:val="24"/>
            </w:rPr>
          </w:rPrChange>
        </w:rPr>
      </w:pPr>
      <w:ins w:id="148" w:author="Rómulo José Franco" w:date="2023-08-21T16:03:00Z">
        <w:r w:rsidRPr="008D7FCE">
          <w:rPr>
            <w:rFonts w:ascii="Times New Roman" w:hAnsi="Times New Roman" w:cs="Times New Roman"/>
            <w:i/>
            <w:iCs/>
            <w:sz w:val="24"/>
            <w:szCs w:val="24"/>
            <w:rPrChange w:id="149" w:author="Rómulo José Franco" w:date="2023-08-21T16:04:00Z">
              <w:rPr>
                <w:rFonts w:ascii="Times New Roman" w:hAnsi="Times New Roman" w:cs="Times New Roman"/>
                <w:sz w:val="24"/>
                <w:szCs w:val="24"/>
              </w:rPr>
            </w:rPrChange>
          </w:rPr>
          <w:t>Armazena as informações de remessa</w:t>
        </w:r>
      </w:ins>
      <w:ins w:id="150" w:author="Rómulo José Franco" w:date="2023-08-21T16:04:00Z">
        <w:r w:rsidRPr="008D7FCE">
          <w:rPr>
            <w:rFonts w:ascii="Times New Roman" w:hAnsi="Times New Roman" w:cs="Times New Roman"/>
            <w:i/>
            <w:iCs/>
            <w:sz w:val="24"/>
            <w:szCs w:val="24"/>
            <w:rPrChange w:id="151" w:author="Rómulo José Franco" w:date="2023-08-21T16:04:00Z">
              <w:rPr>
                <w:rFonts w:ascii="Times New Roman" w:hAnsi="Times New Roman" w:cs="Times New Roman"/>
                <w:sz w:val="24"/>
                <w:szCs w:val="24"/>
              </w:rPr>
            </w:rPrChange>
          </w:rPr>
          <w:t xml:space="preserve"> para um cliente.</w:t>
        </w:r>
      </w:ins>
    </w:p>
    <w:p w14:paraId="0422ABF1" w14:textId="518B29E7" w:rsidR="008D7FCE" w:rsidRDefault="008D7FCE" w:rsidP="008D7FCE">
      <w:pPr>
        <w:spacing w:before="240"/>
        <w:ind w:firstLine="708"/>
        <w:rPr>
          <w:ins w:id="152" w:author="Rómulo José Franco" w:date="2023-08-21T16:04:00Z"/>
          <w:rFonts w:ascii="Times New Roman" w:hAnsi="Times New Roman" w:cs="Times New Roman"/>
          <w:sz w:val="24"/>
          <w:szCs w:val="24"/>
        </w:rPr>
      </w:pPr>
      <w:ins w:id="153" w:author="Rómulo José Franco" w:date="2023-08-21T16:04:00Z">
        <w:r>
          <w:rPr>
            <w:rFonts w:ascii="Times New Roman" w:hAnsi="Times New Roman" w:cs="Times New Roman"/>
            <w:sz w:val="24"/>
            <w:szCs w:val="24"/>
          </w:rPr>
          <w:t xml:space="preserve">Um conjunto de características as agrupa em categorias relacionadas ao negócio e é definida como: </w:t>
        </w:r>
      </w:ins>
    </w:p>
    <w:p w14:paraId="3913624A" w14:textId="42F480F9" w:rsidR="008D7FCE" w:rsidRPr="008D7FCE" w:rsidRDefault="008D7FCE" w:rsidP="008D7FCE">
      <w:pPr>
        <w:spacing w:before="240"/>
        <w:ind w:firstLine="708"/>
        <w:rPr>
          <w:ins w:id="154" w:author="Rómulo José Franco" w:date="2023-08-21T16:04:00Z"/>
          <w:rFonts w:ascii="Times New Roman" w:hAnsi="Times New Roman" w:cs="Times New Roman"/>
          <w:b/>
          <w:bCs/>
          <w:sz w:val="24"/>
          <w:szCs w:val="24"/>
          <w:rPrChange w:id="155" w:author="Rómulo José Franco" w:date="2023-08-21T16:05:00Z">
            <w:rPr>
              <w:ins w:id="156" w:author="Rómulo José Franco" w:date="2023-08-21T16:04:00Z"/>
              <w:rFonts w:ascii="Times New Roman" w:hAnsi="Times New Roman" w:cs="Times New Roman"/>
              <w:sz w:val="24"/>
              <w:szCs w:val="24"/>
            </w:rPr>
          </w:rPrChange>
        </w:rPr>
        <w:pPrChange w:id="157" w:author="Rómulo José Franco" w:date="2023-08-21T16:04:00Z">
          <w:pPr>
            <w:ind w:firstLine="708"/>
          </w:pPr>
        </w:pPrChange>
      </w:pPr>
      <w:ins w:id="158" w:author="Rómulo José Franco" w:date="2023-08-21T16:05:00Z">
        <w:r w:rsidRPr="008D7FCE">
          <w:rPr>
            <w:rFonts w:ascii="Times New Roman" w:hAnsi="Times New Roman" w:cs="Times New Roman"/>
            <w:b/>
            <w:bCs/>
            <w:sz w:val="24"/>
            <w:szCs w:val="24"/>
            <w:rPrChange w:id="159" w:author="Rómulo José Franco" w:date="2023-08-21T16:05:00Z">
              <w:rPr>
                <w:rFonts w:ascii="Times New Roman" w:hAnsi="Times New Roman" w:cs="Times New Roman"/>
                <w:sz w:val="24"/>
                <w:szCs w:val="24"/>
              </w:rPr>
            </w:rPrChange>
          </w:rPr>
          <w:t>&lt;verbo no gerúndio (ação) &gt; um &lt;objeto&gt;</w:t>
        </w:r>
      </w:ins>
    </w:p>
    <w:p w14:paraId="47F25C0E" w14:textId="3A86B518" w:rsidR="008D7FCE" w:rsidRDefault="008D7FCE" w:rsidP="008D7FCE">
      <w:pPr>
        <w:spacing w:before="240"/>
        <w:ind w:firstLine="708"/>
        <w:rPr>
          <w:ins w:id="160" w:author="Rómulo José Franco" w:date="2023-08-21T16:05:00Z"/>
          <w:rFonts w:ascii="Times New Roman" w:hAnsi="Times New Roman" w:cs="Times New Roman"/>
          <w:sz w:val="24"/>
          <w:szCs w:val="24"/>
        </w:rPr>
        <w:pPrChange w:id="161" w:author="Rómulo José Franco" w:date="2023-08-21T16:06:00Z">
          <w:pPr>
            <w:ind w:firstLine="708"/>
          </w:pPr>
        </w:pPrChange>
      </w:pPr>
      <w:ins w:id="162" w:author="Rómulo José Franco" w:date="2023-08-21T16:05:00Z">
        <w:r>
          <w:rPr>
            <w:rFonts w:ascii="Times New Roman" w:hAnsi="Times New Roman" w:cs="Times New Roman"/>
            <w:sz w:val="24"/>
            <w:szCs w:val="24"/>
          </w:rPr>
          <w:t xml:space="preserve">Neste caso, </w:t>
        </w:r>
        <w:r w:rsidRPr="008D7FCE">
          <w:rPr>
            <w:rFonts w:ascii="Times New Roman" w:hAnsi="Times New Roman" w:cs="Times New Roman"/>
            <w:i/>
            <w:iCs/>
            <w:sz w:val="24"/>
            <w:szCs w:val="24"/>
            <w:rPrChange w:id="163" w:author="Rómulo José Franco" w:date="2023-08-21T16:06:00Z">
              <w:rPr>
                <w:rFonts w:ascii="Times New Roman" w:hAnsi="Times New Roman" w:cs="Times New Roman"/>
                <w:sz w:val="24"/>
                <w:szCs w:val="24"/>
              </w:rPr>
            </w:rPrChange>
          </w:rPr>
          <w:t>Fazendo uma venda de produto</w:t>
        </w:r>
        <w:r>
          <w:rPr>
            <w:rFonts w:ascii="Times New Roman" w:hAnsi="Times New Roman" w:cs="Times New Roman"/>
            <w:sz w:val="24"/>
            <w:szCs w:val="24"/>
          </w:rPr>
          <w:t xml:space="preserve"> </w:t>
        </w:r>
      </w:ins>
      <w:ins w:id="164" w:author="Rómulo José Franco" w:date="2023-08-21T16:06:00Z">
        <w:r>
          <w:rPr>
            <w:rFonts w:ascii="Times New Roman" w:hAnsi="Times New Roman" w:cs="Times New Roman"/>
            <w:sz w:val="24"/>
            <w:szCs w:val="24"/>
          </w:rPr>
          <w:t>é um conjunto de características que incluiria as características mencionadas anteriormente e outras</w:t>
        </w:r>
      </w:ins>
      <w:ins w:id="165" w:author="Rómulo José Franco" w:date="2023-08-21T16:12:00Z">
        <w:r w:rsidR="00EB330A">
          <w:rPr>
            <w:rFonts w:ascii="Times New Roman" w:hAnsi="Times New Roman" w:cs="Times New Roman"/>
            <w:sz w:val="24"/>
            <w:szCs w:val="24"/>
          </w:rPr>
          <w:t xml:space="preserve">, possibilitando categorias de características por hierarquia de funcionalidade. </w:t>
        </w:r>
      </w:ins>
    </w:p>
    <w:p w14:paraId="4721E0EE" w14:textId="77777777" w:rsidR="00EB330A" w:rsidRDefault="00EB330A" w:rsidP="00274F3D">
      <w:pPr>
        <w:ind w:firstLine="708"/>
        <w:rPr>
          <w:ins w:id="166" w:author="Rómulo José Franco" w:date="2023-08-21T16:14:00Z"/>
          <w:rFonts w:ascii="Times New Roman" w:hAnsi="Times New Roman" w:cs="Times New Roman"/>
          <w:sz w:val="24"/>
          <w:szCs w:val="24"/>
        </w:rPr>
      </w:pPr>
      <w:ins w:id="167" w:author="Rómulo José Franco" w:date="2023-08-21T16:13:00Z">
        <w:r>
          <w:rPr>
            <w:rFonts w:ascii="Times New Roman" w:hAnsi="Times New Roman" w:cs="Times New Roman"/>
            <w:sz w:val="24"/>
            <w:szCs w:val="24"/>
          </w:rPr>
          <w:t>Portanto, c</w:t>
        </w:r>
      </w:ins>
      <w:ins w:id="168" w:author="Rómulo José Franco" w:date="2023-08-21T08:26:00Z">
        <w:r w:rsidR="00655559">
          <w:rPr>
            <w:rFonts w:ascii="Times New Roman" w:hAnsi="Times New Roman" w:cs="Times New Roman"/>
            <w:sz w:val="24"/>
            <w:szCs w:val="24"/>
          </w:rPr>
          <w:t xml:space="preserve">ada </w:t>
        </w:r>
      </w:ins>
      <w:ins w:id="169" w:author="Rómulo José Franco" w:date="2023-08-21T08:27:00Z">
        <w:r w:rsidR="00655559">
          <w:rPr>
            <w:rFonts w:ascii="Times New Roman" w:hAnsi="Times New Roman" w:cs="Times New Roman"/>
            <w:sz w:val="24"/>
            <w:szCs w:val="24"/>
          </w:rPr>
          <w:t>funcionalidade da aplicação é considerada como Característica ou no caso Feature.</w:t>
        </w:r>
      </w:ins>
      <w:ins w:id="170" w:author="Rómulo José Franco" w:date="2023-08-21T16:10:00Z">
        <w:r>
          <w:rPr>
            <w:rFonts w:ascii="Times New Roman" w:hAnsi="Times New Roman" w:cs="Times New Roman"/>
            <w:sz w:val="24"/>
            <w:szCs w:val="24"/>
          </w:rPr>
          <w:t xml:space="preserve"> </w:t>
        </w:r>
      </w:ins>
      <w:ins w:id="171" w:author="Rómulo José Franco" w:date="2023-08-21T08:27:00Z">
        <w:r w:rsidR="00655559">
          <w:rPr>
            <w:rFonts w:ascii="Times New Roman" w:hAnsi="Times New Roman" w:cs="Times New Roman"/>
            <w:sz w:val="24"/>
            <w:szCs w:val="24"/>
          </w:rPr>
          <w:t xml:space="preserve">Este processo permite que novas características sejam adicionadas a plataforma a medida que a plataforma pode </w:t>
        </w:r>
      </w:ins>
      <w:ins w:id="172" w:author="Rómulo José Franco" w:date="2023-08-21T09:04:00Z">
        <w:r w:rsidR="00E83386">
          <w:rPr>
            <w:rFonts w:ascii="Times New Roman" w:hAnsi="Times New Roman" w:cs="Times New Roman"/>
            <w:sz w:val="24"/>
            <w:szCs w:val="24"/>
          </w:rPr>
          <w:t>precisar ter ou realizar</w:t>
        </w:r>
      </w:ins>
      <w:ins w:id="173" w:author="Rómulo José Franco" w:date="2023-08-21T08:27:00Z">
        <w:r w:rsidR="00655559">
          <w:rPr>
            <w:rFonts w:ascii="Times New Roman" w:hAnsi="Times New Roman" w:cs="Times New Roman"/>
            <w:sz w:val="24"/>
            <w:szCs w:val="24"/>
          </w:rPr>
          <w:t xml:space="preserve"> novas funcional</w:t>
        </w:r>
      </w:ins>
      <w:ins w:id="174" w:author="Rómulo José Franco" w:date="2023-08-21T08:28:00Z">
        <w:r w:rsidR="00655559">
          <w:rPr>
            <w:rFonts w:ascii="Times New Roman" w:hAnsi="Times New Roman" w:cs="Times New Roman"/>
            <w:sz w:val="24"/>
            <w:szCs w:val="24"/>
          </w:rPr>
          <w:t>idades</w:t>
        </w:r>
      </w:ins>
      <w:ins w:id="175" w:author="Rómulo José Franco" w:date="2023-08-21T16:13:00Z">
        <w:r>
          <w:rPr>
            <w:rFonts w:ascii="Times New Roman" w:hAnsi="Times New Roman" w:cs="Times New Roman"/>
            <w:sz w:val="24"/>
            <w:szCs w:val="24"/>
          </w:rPr>
          <w:t>. A medida que o software evolui, novas funcionalidades são identificadas e mapeadas n</w:t>
        </w:r>
      </w:ins>
      <w:ins w:id="176" w:author="Rómulo José Franco" w:date="2023-08-21T16:14:00Z">
        <w:r>
          <w:rPr>
            <w:rFonts w:ascii="Times New Roman" w:hAnsi="Times New Roman" w:cs="Times New Roman"/>
            <w:sz w:val="24"/>
            <w:szCs w:val="24"/>
          </w:rPr>
          <w:t>a Lista de Features, possivelmente sendo planejada e priorizada para os próximos ciclos de desenvolvimento (ver Figura 4.1)</w:t>
        </w:r>
      </w:ins>
      <w:ins w:id="177" w:author="Rómulo José Franco" w:date="2023-08-21T08:28:00Z">
        <w:r w:rsidR="00655559">
          <w:rPr>
            <w:rFonts w:ascii="Times New Roman" w:hAnsi="Times New Roman" w:cs="Times New Roman"/>
            <w:sz w:val="24"/>
            <w:szCs w:val="24"/>
          </w:rPr>
          <w:t xml:space="preserve">. </w:t>
        </w:r>
      </w:ins>
    </w:p>
    <w:p w14:paraId="4D0D2F81" w14:textId="561A39A2" w:rsidR="00EB1EC3" w:rsidRDefault="00EB1EC3" w:rsidP="00274F3D">
      <w:pPr>
        <w:ind w:firstLine="708"/>
        <w:rPr>
          <w:ins w:id="178" w:author="Rómulo José Franco" w:date="2023-08-21T15:40:00Z"/>
          <w:rFonts w:ascii="Segoe UI" w:hAnsi="Segoe UI" w:cs="Segoe UI"/>
          <w:color w:val="374151"/>
          <w:shd w:val="clear" w:color="auto" w:fill="F7F7F8"/>
        </w:rPr>
      </w:pPr>
      <w:ins w:id="179" w:author="Rómulo José Franco" w:date="2023-08-21T15:40:00Z">
        <w:r>
          <w:rPr>
            <w:rFonts w:ascii="Segoe UI" w:hAnsi="Segoe UI" w:cs="Segoe UI"/>
            <w:color w:val="374151"/>
            <w:shd w:val="clear" w:color="auto" w:fill="F7F7F8"/>
          </w:rPr>
          <w:t>O processo de desenvolvimento FDD é dividido em cinco etapas principais, cada uma com seus próprios objetivos e atividades específicas</w:t>
        </w:r>
        <w:r>
          <w:rPr>
            <w:rFonts w:ascii="Segoe UI" w:hAnsi="Segoe UI" w:cs="Segoe UI"/>
            <w:color w:val="374151"/>
            <w:shd w:val="clear" w:color="auto" w:fill="F7F7F8"/>
          </w:rPr>
          <w:t>. De acordo</w:t>
        </w:r>
      </w:ins>
      <w:ins w:id="180" w:author="Rómulo José Franco" w:date="2023-08-21T15:41:00Z">
        <w:r>
          <w:rPr>
            <w:rFonts w:ascii="Segoe UI" w:hAnsi="Segoe UI" w:cs="Segoe UI"/>
            <w:color w:val="374151"/>
            <w:shd w:val="clear" w:color="auto" w:fill="F7F7F8"/>
          </w:rPr>
          <w:t xml:space="preserve"> com a Figura 4.1, o FDD trabalha o desenvolvimento da aplicação, considerando 5 processos:</w:t>
        </w:r>
      </w:ins>
    </w:p>
    <w:p w14:paraId="4EE618F3" w14:textId="34BFC654" w:rsidR="00EB1EC3" w:rsidRDefault="00EB1EC3" w:rsidP="00EB1EC3">
      <w:pPr>
        <w:pStyle w:val="PargrafodaLista"/>
        <w:numPr>
          <w:ilvl w:val="0"/>
          <w:numId w:val="17"/>
        </w:numPr>
        <w:rPr>
          <w:ins w:id="181" w:author="Rómulo José Franco" w:date="2023-08-21T15:41:00Z"/>
          <w:rFonts w:ascii="Times New Roman" w:hAnsi="Times New Roman" w:cs="Times New Roman"/>
          <w:sz w:val="24"/>
          <w:szCs w:val="24"/>
        </w:rPr>
      </w:pPr>
      <w:ins w:id="182" w:author="Rómulo José Franco" w:date="2023-08-21T15:40:00Z">
        <w:r>
          <w:rPr>
            <w:rFonts w:ascii="Times New Roman" w:hAnsi="Times New Roman" w:cs="Times New Roman"/>
            <w:sz w:val="24"/>
            <w:szCs w:val="24"/>
          </w:rPr>
          <w:t>Desenvolvimento d</w:t>
        </w:r>
      </w:ins>
      <w:ins w:id="183" w:author="Rómulo José Franco" w:date="2023-08-21T15:41:00Z">
        <w:r>
          <w:rPr>
            <w:rFonts w:ascii="Times New Roman" w:hAnsi="Times New Roman" w:cs="Times New Roman"/>
            <w:sz w:val="24"/>
            <w:szCs w:val="24"/>
          </w:rPr>
          <w:t>o modelo abrangente</w:t>
        </w:r>
      </w:ins>
    </w:p>
    <w:p w14:paraId="3C285B48" w14:textId="4BECB6F1" w:rsidR="00EB1EC3" w:rsidRDefault="00EB1EC3" w:rsidP="00EB1EC3">
      <w:pPr>
        <w:pStyle w:val="PargrafodaLista"/>
        <w:numPr>
          <w:ilvl w:val="0"/>
          <w:numId w:val="17"/>
        </w:numPr>
        <w:rPr>
          <w:ins w:id="184" w:author="Rómulo José Franco" w:date="2023-08-21T15:41:00Z"/>
          <w:rFonts w:ascii="Times New Roman" w:hAnsi="Times New Roman" w:cs="Times New Roman"/>
          <w:sz w:val="24"/>
          <w:szCs w:val="24"/>
        </w:rPr>
      </w:pPr>
      <w:ins w:id="185" w:author="Rómulo José Franco" w:date="2023-08-21T15:41:00Z">
        <w:r>
          <w:rPr>
            <w:rFonts w:ascii="Times New Roman" w:hAnsi="Times New Roman" w:cs="Times New Roman"/>
            <w:sz w:val="24"/>
            <w:szCs w:val="24"/>
          </w:rPr>
          <w:t>Construir a Lista de Features ou Funcionalidades</w:t>
        </w:r>
      </w:ins>
    </w:p>
    <w:p w14:paraId="5333061B" w14:textId="415CEFB6" w:rsidR="00EB1EC3" w:rsidRDefault="00EB1EC3" w:rsidP="00EB1EC3">
      <w:pPr>
        <w:pStyle w:val="PargrafodaLista"/>
        <w:numPr>
          <w:ilvl w:val="0"/>
          <w:numId w:val="17"/>
        </w:numPr>
        <w:rPr>
          <w:ins w:id="186" w:author="Rómulo José Franco" w:date="2023-08-21T15:41:00Z"/>
          <w:rFonts w:ascii="Times New Roman" w:hAnsi="Times New Roman" w:cs="Times New Roman"/>
          <w:sz w:val="24"/>
          <w:szCs w:val="24"/>
        </w:rPr>
      </w:pPr>
      <w:ins w:id="187" w:author="Rómulo José Franco" w:date="2023-08-21T15:41:00Z">
        <w:r>
          <w:rPr>
            <w:rFonts w:ascii="Times New Roman" w:hAnsi="Times New Roman" w:cs="Times New Roman"/>
            <w:sz w:val="24"/>
            <w:szCs w:val="24"/>
          </w:rPr>
          <w:t xml:space="preserve">Planejar a Feature </w:t>
        </w:r>
      </w:ins>
    </w:p>
    <w:p w14:paraId="2564F50E" w14:textId="3F5B60A5" w:rsidR="00EB1EC3" w:rsidRDefault="00EB1EC3" w:rsidP="00EB1EC3">
      <w:pPr>
        <w:pStyle w:val="PargrafodaLista"/>
        <w:numPr>
          <w:ilvl w:val="0"/>
          <w:numId w:val="17"/>
        </w:numPr>
        <w:rPr>
          <w:ins w:id="188" w:author="Rómulo José Franco" w:date="2023-08-21T15:42:00Z"/>
          <w:rFonts w:ascii="Times New Roman" w:hAnsi="Times New Roman" w:cs="Times New Roman"/>
          <w:sz w:val="24"/>
          <w:szCs w:val="24"/>
        </w:rPr>
      </w:pPr>
      <w:ins w:id="189" w:author="Rómulo José Franco" w:date="2023-08-21T15:41:00Z">
        <w:r>
          <w:rPr>
            <w:rFonts w:ascii="Times New Roman" w:hAnsi="Times New Roman" w:cs="Times New Roman"/>
            <w:sz w:val="24"/>
            <w:szCs w:val="24"/>
          </w:rPr>
          <w:t>Modelar</w:t>
        </w:r>
      </w:ins>
      <w:ins w:id="190" w:author="Rómulo José Franco" w:date="2023-08-21T15:42:00Z">
        <w:r>
          <w:rPr>
            <w:rFonts w:ascii="Times New Roman" w:hAnsi="Times New Roman" w:cs="Times New Roman"/>
            <w:sz w:val="24"/>
            <w:szCs w:val="24"/>
          </w:rPr>
          <w:t xml:space="preserve"> a Feature</w:t>
        </w:r>
      </w:ins>
    </w:p>
    <w:p w14:paraId="2F9779B3" w14:textId="3B97E50A" w:rsidR="00EB1EC3" w:rsidRDefault="00EB1EC3" w:rsidP="00EB1EC3">
      <w:pPr>
        <w:pStyle w:val="PargrafodaLista"/>
        <w:numPr>
          <w:ilvl w:val="0"/>
          <w:numId w:val="17"/>
        </w:numPr>
        <w:rPr>
          <w:ins w:id="191" w:author="Rómulo José Franco" w:date="2023-08-21T15:42:00Z"/>
          <w:rFonts w:ascii="Times New Roman" w:hAnsi="Times New Roman" w:cs="Times New Roman"/>
          <w:sz w:val="24"/>
          <w:szCs w:val="24"/>
        </w:rPr>
      </w:pPr>
      <w:ins w:id="192" w:author="Rómulo José Franco" w:date="2023-08-21T15:42:00Z">
        <w:r>
          <w:rPr>
            <w:rFonts w:ascii="Times New Roman" w:hAnsi="Times New Roman" w:cs="Times New Roman"/>
            <w:sz w:val="24"/>
            <w:szCs w:val="24"/>
          </w:rPr>
          <w:t>Implementa-la como código</w:t>
        </w:r>
      </w:ins>
    </w:p>
    <w:p w14:paraId="3AA78449" w14:textId="2CCBFEAB" w:rsidR="00EB1EC3" w:rsidRDefault="00EB1EC3" w:rsidP="00EB1EC3">
      <w:pPr>
        <w:rPr>
          <w:ins w:id="193" w:author="Rómulo José Franco" w:date="2023-08-21T15:43:00Z"/>
          <w:rFonts w:ascii="Times New Roman" w:hAnsi="Times New Roman" w:cs="Times New Roman"/>
          <w:sz w:val="24"/>
          <w:szCs w:val="24"/>
        </w:rPr>
        <w:pPrChange w:id="194" w:author="Rómulo José Franco" w:date="2023-08-21T15:43:00Z">
          <w:pPr>
            <w:ind w:left="708" w:firstLine="0"/>
          </w:pPr>
        </w:pPrChange>
      </w:pPr>
      <w:ins w:id="195" w:author="Rómulo José Franco" w:date="2023-08-21T15:42:00Z">
        <w:r>
          <w:rPr>
            <w:rFonts w:ascii="Times New Roman" w:hAnsi="Times New Roman" w:cs="Times New Roman"/>
            <w:sz w:val="24"/>
            <w:szCs w:val="24"/>
          </w:rPr>
          <w:t xml:space="preserve">Os três primeiros processos, </w:t>
        </w:r>
      </w:ins>
      <w:ins w:id="196" w:author="Rómulo José Franco" w:date="2023-08-21T16:16:00Z">
        <w:r w:rsidR="00EB330A">
          <w:rPr>
            <w:rFonts w:ascii="Times New Roman" w:hAnsi="Times New Roman" w:cs="Times New Roman"/>
            <w:sz w:val="24"/>
            <w:szCs w:val="24"/>
          </w:rPr>
          <w:t>são</w:t>
        </w:r>
      </w:ins>
      <w:ins w:id="197" w:author="Rómulo José Franco" w:date="2023-08-21T15:42:00Z">
        <w:r>
          <w:rPr>
            <w:rFonts w:ascii="Times New Roman" w:hAnsi="Times New Roman" w:cs="Times New Roman"/>
            <w:sz w:val="24"/>
            <w:szCs w:val="24"/>
          </w:rPr>
          <w:t xml:space="preserve"> focado</w:t>
        </w:r>
      </w:ins>
      <w:ins w:id="198" w:author="Rómulo José Franco" w:date="2023-08-21T16:16:00Z">
        <w:r w:rsidR="00EB330A">
          <w:rPr>
            <w:rFonts w:ascii="Times New Roman" w:hAnsi="Times New Roman" w:cs="Times New Roman"/>
            <w:sz w:val="24"/>
            <w:szCs w:val="24"/>
          </w:rPr>
          <w:t>s</w:t>
        </w:r>
      </w:ins>
      <w:ins w:id="199" w:author="Rómulo José Franco" w:date="2023-08-21T15:42:00Z">
        <w:r>
          <w:rPr>
            <w:rFonts w:ascii="Times New Roman" w:hAnsi="Times New Roman" w:cs="Times New Roman"/>
            <w:sz w:val="24"/>
            <w:szCs w:val="24"/>
          </w:rPr>
          <w:t xml:space="preserve"> na obtenção da concepção e planejamento, direcionada principalmente para entender </w:t>
        </w:r>
      </w:ins>
      <w:ins w:id="200" w:author="Rómulo José Franco" w:date="2023-08-21T16:16:00Z">
        <w:r w:rsidR="00EB330A">
          <w:rPr>
            <w:rFonts w:ascii="Times New Roman" w:hAnsi="Times New Roman" w:cs="Times New Roman"/>
            <w:sz w:val="24"/>
            <w:szCs w:val="24"/>
          </w:rPr>
          <w:t>quais Funcionalidades são fundamentais para a base do software</w:t>
        </w:r>
      </w:ins>
      <w:ins w:id="201" w:author="Rómulo José Franco" w:date="2023-08-21T15:42:00Z">
        <w:r>
          <w:rPr>
            <w:rFonts w:ascii="Times New Roman" w:hAnsi="Times New Roman" w:cs="Times New Roman"/>
            <w:sz w:val="24"/>
            <w:szCs w:val="24"/>
          </w:rPr>
          <w:t xml:space="preserve">. </w:t>
        </w:r>
        <w:r>
          <w:rPr>
            <w:rFonts w:ascii="Times New Roman" w:hAnsi="Times New Roman" w:cs="Times New Roman"/>
            <w:sz w:val="24"/>
            <w:szCs w:val="24"/>
          </w:rPr>
          <w:lastRenderedPageBreak/>
          <w:t>N</w:t>
        </w:r>
      </w:ins>
      <w:ins w:id="202" w:author="Rómulo José Franco" w:date="2023-08-21T15:43:00Z">
        <w:r>
          <w:rPr>
            <w:rFonts w:ascii="Times New Roman" w:hAnsi="Times New Roman" w:cs="Times New Roman"/>
            <w:sz w:val="24"/>
            <w:szCs w:val="24"/>
          </w:rPr>
          <w:t>os processos seguintes, tem se o objetivo na Modelação Arquitetônica e Modular de Componentes necessários e na implementação.</w:t>
        </w:r>
      </w:ins>
    </w:p>
    <w:p w14:paraId="531D6D81" w14:textId="77777777" w:rsidR="00EB1EC3" w:rsidRPr="00EB1EC3" w:rsidRDefault="00EB1EC3" w:rsidP="00EB1EC3">
      <w:pPr>
        <w:ind w:left="708" w:firstLine="0"/>
        <w:rPr>
          <w:ins w:id="203" w:author="Rómulo José Franco" w:date="2023-08-21T08:13:00Z"/>
          <w:rFonts w:ascii="Times New Roman" w:hAnsi="Times New Roman" w:cs="Times New Roman"/>
          <w:sz w:val="24"/>
          <w:szCs w:val="24"/>
          <w:rPrChange w:id="204" w:author="Rómulo José Franco" w:date="2023-08-21T15:42:00Z">
            <w:rPr>
              <w:ins w:id="205" w:author="Rómulo José Franco" w:date="2023-08-21T08:13:00Z"/>
            </w:rPr>
          </w:rPrChange>
        </w:rPr>
        <w:pPrChange w:id="206" w:author="Rómulo José Franco" w:date="2023-08-21T15:42:00Z">
          <w:pPr>
            <w:ind w:firstLine="708"/>
          </w:pPr>
        </w:pPrChange>
      </w:pPr>
    </w:p>
    <w:p w14:paraId="031974D7" w14:textId="03FF9E7F" w:rsidR="009826D3" w:rsidRDefault="00090E50" w:rsidP="00274F3D">
      <w:pPr>
        <w:ind w:firstLine="708"/>
        <w:rPr>
          <w:ins w:id="207" w:author="Rómulo José Franco" w:date="2023-08-21T11:11:00Z"/>
          <w:rFonts w:ascii="Times New Roman" w:hAnsi="Times New Roman" w:cs="Times New Roman"/>
          <w:sz w:val="24"/>
          <w:szCs w:val="24"/>
        </w:rPr>
      </w:pPr>
      <w:ins w:id="208" w:author="Rómulo José Franco" w:date="2023-08-21T10:51:00Z">
        <w:r>
          <w:rPr>
            <w:noProof/>
          </w:rPr>
          <w:drawing>
            <wp:inline distT="0" distB="0" distL="0" distR="0" wp14:anchorId="63CE4BF7" wp14:editId="5B635248">
              <wp:extent cx="5181600" cy="2840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436" cy="2847753"/>
                      </a:xfrm>
                      <a:prstGeom prst="rect">
                        <a:avLst/>
                      </a:prstGeom>
                      <a:noFill/>
                      <a:ln>
                        <a:noFill/>
                      </a:ln>
                    </pic:spPr>
                  </pic:pic>
                </a:graphicData>
              </a:graphic>
            </wp:inline>
          </w:drawing>
        </w:r>
      </w:ins>
    </w:p>
    <w:p w14:paraId="00702ECE" w14:textId="16C0ECB6" w:rsidR="005C2592" w:rsidRDefault="005C2592" w:rsidP="00274F3D">
      <w:pPr>
        <w:ind w:firstLine="708"/>
        <w:rPr>
          <w:ins w:id="209" w:author="Rómulo José Franco" w:date="2023-08-21T11:11:00Z"/>
          <w:rFonts w:ascii="Times New Roman" w:hAnsi="Times New Roman" w:cs="Times New Roman"/>
          <w:sz w:val="24"/>
          <w:szCs w:val="24"/>
        </w:rPr>
      </w:pPr>
      <w:ins w:id="210" w:author="Rómulo José Franco" w:date="2023-08-21T11:11:00Z">
        <w:r>
          <w:rPr>
            <w:rFonts w:ascii="Times New Roman" w:hAnsi="Times New Roman" w:cs="Times New Roman"/>
            <w:sz w:val="24"/>
            <w:szCs w:val="24"/>
          </w:rPr>
          <w:t>Figura 4.1: DesenvolvimentoGuiado por Características (COA99, Pressman, 2008)</w:t>
        </w:r>
      </w:ins>
    </w:p>
    <w:p w14:paraId="0245B153" w14:textId="77777777" w:rsidR="005C2592" w:rsidRDefault="005C2592" w:rsidP="00274F3D">
      <w:pPr>
        <w:ind w:firstLine="708"/>
        <w:rPr>
          <w:ins w:id="211" w:author="Rómulo José Franco" w:date="2023-08-21T08:10:00Z"/>
          <w:rFonts w:ascii="Times New Roman" w:hAnsi="Times New Roman" w:cs="Times New Roman"/>
          <w:sz w:val="24"/>
          <w:szCs w:val="24"/>
        </w:rPr>
      </w:pPr>
    </w:p>
    <w:p w14:paraId="13CB678C" w14:textId="52BA43A8" w:rsidR="00EB1EC3" w:rsidRDefault="00EB1EC3" w:rsidP="00274F3D">
      <w:pPr>
        <w:ind w:firstLine="708"/>
        <w:rPr>
          <w:ins w:id="212" w:author="Rómulo José Franco" w:date="2023-08-21T16:17:00Z"/>
          <w:rFonts w:ascii="Times New Roman" w:hAnsi="Times New Roman" w:cs="Times New Roman"/>
          <w:sz w:val="24"/>
          <w:szCs w:val="24"/>
        </w:rPr>
      </w:pPr>
      <w:ins w:id="213" w:author="Rómulo José Franco" w:date="2023-08-21T15:44:00Z">
        <w:r>
          <w:rPr>
            <w:rFonts w:ascii="Times New Roman" w:hAnsi="Times New Roman" w:cs="Times New Roman"/>
            <w:sz w:val="24"/>
            <w:szCs w:val="24"/>
          </w:rPr>
          <w:t xml:space="preserve">Como a FDD se pauta principalmente na identificação de problemas, no momento da análise são considerados 5 fases preliminares que acontecem de forma simultânea, onde são construídos diagramas </w:t>
        </w:r>
      </w:ins>
      <w:ins w:id="214" w:author="Rómulo José Franco" w:date="2023-08-21T15:45:00Z">
        <w:r>
          <w:rPr>
            <w:rFonts w:ascii="Times New Roman" w:hAnsi="Times New Roman" w:cs="Times New Roman"/>
            <w:sz w:val="24"/>
            <w:szCs w:val="24"/>
          </w:rPr>
          <w:t xml:space="preserve">para </w:t>
        </w:r>
      </w:ins>
      <w:ins w:id="215" w:author="Rómulo José Franco" w:date="2023-08-21T16:15:00Z">
        <w:r w:rsidR="00EB330A">
          <w:rPr>
            <w:rFonts w:ascii="Times New Roman" w:hAnsi="Times New Roman" w:cs="Times New Roman"/>
            <w:sz w:val="24"/>
            <w:szCs w:val="24"/>
          </w:rPr>
          <w:t xml:space="preserve">1) </w:t>
        </w:r>
      </w:ins>
      <w:ins w:id="216" w:author="Rómulo José Franco" w:date="2023-08-21T15:45:00Z">
        <w:r>
          <w:rPr>
            <w:rFonts w:ascii="Times New Roman" w:hAnsi="Times New Roman" w:cs="Times New Roman"/>
            <w:sz w:val="24"/>
            <w:szCs w:val="24"/>
          </w:rPr>
          <w:t xml:space="preserve">identificação de classes, </w:t>
        </w:r>
      </w:ins>
      <w:ins w:id="217" w:author="Rómulo José Franco" w:date="2023-08-21T16:15:00Z">
        <w:r w:rsidR="00EB330A">
          <w:rPr>
            <w:rFonts w:ascii="Times New Roman" w:hAnsi="Times New Roman" w:cs="Times New Roman"/>
            <w:sz w:val="24"/>
            <w:szCs w:val="24"/>
          </w:rPr>
          <w:t xml:space="preserve">2) </w:t>
        </w:r>
      </w:ins>
      <w:ins w:id="218" w:author="Rómulo José Franco" w:date="2023-08-21T15:45:00Z">
        <w:r>
          <w:rPr>
            <w:rFonts w:ascii="Times New Roman" w:hAnsi="Times New Roman" w:cs="Times New Roman"/>
            <w:sz w:val="24"/>
            <w:szCs w:val="24"/>
          </w:rPr>
          <w:t xml:space="preserve">objetos, </w:t>
        </w:r>
      </w:ins>
      <w:ins w:id="219" w:author="Rómulo José Franco" w:date="2023-08-21T16:15:00Z">
        <w:r w:rsidR="00EB330A">
          <w:rPr>
            <w:rFonts w:ascii="Times New Roman" w:hAnsi="Times New Roman" w:cs="Times New Roman"/>
            <w:sz w:val="24"/>
            <w:szCs w:val="24"/>
          </w:rPr>
          <w:t xml:space="preserve">3) </w:t>
        </w:r>
      </w:ins>
      <w:ins w:id="220" w:author="Rómulo José Franco" w:date="2023-08-21T15:45:00Z">
        <w:r>
          <w:rPr>
            <w:rFonts w:ascii="Times New Roman" w:hAnsi="Times New Roman" w:cs="Times New Roman"/>
            <w:sz w:val="24"/>
            <w:szCs w:val="24"/>
          </w:rPr>
          <w:t xml:space="preserve">estruturas, </w:t>
        </w:r>
      </w:ins>
      <w:ins w:id="221" w:author="Rómulo José Franco" w:date="2023-08-21T16:15:00Z">
        <w:r w:rsidR="00EB330A">
          <w:rPr>
            <w:rFonts w:ascii="Times New Roman" w:hAnsi="Times New Roman" w:cs="Times New Roman"/>
            <w:sz w:val="24"/>
            <w:szCs w:val="24"/>
          </w:rPr>
          <w:t xml:space="preserve">4) </w:t>
        </w:r>
      </w:ins>
      <w:ins w:id="222" w:author="Rómulo José Franco" w:date="2023-08-21T15:45:00Z">
        <w:r>
          <w:rPr>
            <w:rFonts w:ascii="Times New Roman" w:hAnsi="Times New Roman" w:cs="Times New Roman"/>
            <w:sz w:val="24"/>
            <w:szCs w:val="24"/>
          </w:rPr>
          <w:t xml:space="preserve">assuntos e </w:t>
        </w:r>
      </w:ins>
      <w:ins w:id="223" w:author="Rómulo José Franco" w:date="2023-08-21T16:15:00Z">
        <w:r w:rsidR="00EB330A">
          <w:rPr>
            <w:rFonts w:ascii="Times New Roman" w:hAnsi="Times New Roman" w:cs="Times New Roman"/>
            <w:sz w:val="24"/>
            <w:szCs w:val="24"/>
          </w:rPr>
          <w:t xml:space="preserve">5) </w:t>
        </w:r>
      </w:ins>
      <w:ins w:id="224" w:author="Rómulo José Franco" w:date="2023-08-21T15:45:00Z">
        <w:r>
          <w:rPr>
            <w:rFonts w:ascii="Times New Roman" w:hAnsi="Times New Roman" w:cs="Times New Roman"/>
            <w:sz w:val="24"/>
            <w:szCs w:val="24"/>
          </w:rPr>
          <w:t>definição dos atributos e dos serviços</w:t>
        </w:r>
      </w:ins>
      <w:ins w:id="225" w:author="Rómulo José Franco" w:date="2023-08-21T16:15:00Z">
        <w:r w:rsidR="00EB330A">
          <w:rPr>
            <w:rFonts w:ascii="Times New Roman" w:hAnsi="Times New Roman" w:cs="Times New Roman"/>
            <w:sz w:val="24"/>
            <w:szCs w:val="24"/>
          </w:rPr>
          <w:t>.</w:t>
        </w:r>
      </w:ins>
    </w:p>
    <w:p w14:paraId="4EC26297" w14:textId="2FB02BEF" w:rsidR="00EB330A" w:rsidRDefault="00BC77FD" w:rsidP="00274F3D">
      <w:pPr>
        <w:ind w:firstLine="708"/>
        <w:rPr>
          <w:ins w:id="226" w:author="Rómulo José Franco" w:date="2023-08-21T16:18:00Z"/>
          <w:rFonts w:ascii="Times New Roman" w:hAnsi="Times New Roman" w:cs="Times New Roman"/>
          <w:sz w:val="24"/>
          <w:szCs w:val="24"/>
        </w:rPr>
      </w:pPr>
      <w:ins w:id="227" w:author="Rómulo José Franco" w:date="2023-08-21T16:18:00Z">
        <w:r>
          <w:rPr>
            <w:rFonts w:ascii="Times New Roman" w:hAnsi="Times New Roman" w:cs="Times New Roman"/>
            <w:sz w:val="24"/>
            <w:szCs w:val="24"/>
          </w:rPr>
          <w:t>Para dar inicio a execução da metodologia é necessário o</w:t>
        </w:r>
      </w:ins>
      <w:ins w:id="228" w:author="Rómulo José Franco" w:date="2023-08-21T16:17:00Z">
        <w:r w:rsidR="00EB330A">
          <w:rPr>
            <w:rFonts w:ascii="Times New Roman" w:hAnsi="Times New Roman" w:cs="Times New Roman"/>
            <w:sz w:val="24"/>
            <w:szCs w:val="24"/>
          </w:rPr>
          <w:t xml:space="preserve"> mapeamento de elementos básicos como o Modelo de Objetos, podendo ser, Modelo Entidade-Relacionamento ou Modelo de Classes, Modelos Arquitetônicos, Diagramas de Fluxos da informação e Diagrama de Atividades, </w:t>
        </w:r>
        <w:r>
          <w:rPr>
            <w:rFonts w:ascii="Times New Roman" w:hAnsi="Times New Roman" w:cs="Times New Roman"/>
            <w:sz w:val="24"/>
            <w:szCs w:val="24"/>
          </w:rPr>
          <w:t>Estruturas de Objetos e esboço de componentes.</w:t>
        </w:r>
      </w:ins>
    </w:p>
    <w:p w14:paraId="14924851" w14:textId="6DAE4B96" w:rsidR="00BC77FD" w:rsidRDefault="00BC77FD" w:rsidP="00274F3D">
      <w:pPr>
        <w:ind w:firstLine="708"/>
        <w:rPr>
          <w:ins w:id="229" w:author="Rómulo José Franco" w:date="2023-08-21T16:18:00Z"/>
          <w:rFonts w:ascii="Times New Roman" w:hAnsi="Times New Roman" w:cs="Times New Roman"/>
          <w:sz w:val="24"/>
          <w:szCs w:val="24"/>
        </w:rPr>
      </w:pPr>
      <w:ins w:id="230" w:author="Rómulo José Franco" w:date="2023-08-21T16:18:00Z">
        <w:r>
          <w:rPr>
            <w:rFonts w:ascii="Times New Roman" w:hAnsi="Times New Roman" w:cs="Times New Roman"/>
            <w:sz w:val="24"/>
            <w:szCs w:val="24"/>
          </w:rPr>
          <w:t>Após esta etapa preliminar, realiza-se o inicio do Desenvolvimento do Modelo Abrangente</w:t>
        </w:r>
      </w:ins>
    </w:p>
    <w:p w14:paraId="28EB1F79" w14:textId="0DAB1E2B" w:rsidR="00BC77FD" w:rsidRDefault="00BC77FD" w:rsidP="00274F3D">
      <w:pPr>
        <w:ind w:firstLine="708"/>
        <w:rPr>
          <w:ins w:id="231" w:author="Rómulo José Franco" w:date="2023-08-21T16:15:00Z"/>
          <w:rFonts w:ascii="Times New Roman" w:hAnsi="Times New Roman" w:cs="Times New Roman"/>
          <w:sz w:val="24"/>
          <w:szCs w:val="24"/>
        </w:rPr>
      </w:pPr>
    </w:p>
    <w:p w14:paraId="7929E8C3" w14:textId="1D68179E" w:rsidR="00EB330A" w:rsidRDefault="00EB330A" w:rsidP="00274F3D">
      <w:pPr>
        <w:ind w:firstLine="708"/>
        <w:rPr>
          <w:ins w:id="232" w:author="Rómulo José Franco" w:date="2023-08-21T15:43:00Z"/>
          <w:rFonts w:ascii="Times New Roman" w:hAnsi="Times New Roman" w:cs="Times New Roman"/>
          <w:sz w:val="24"/>
          <w:szCs w:val="24"/>
        </w:rPr>
      </w:pPr>
    </w:p>
    <w:p w14:paraId="376DF28D" w14:textId="6E92E0EA" w:rsidR="00274F3D" w:rsidRPr="00274F3D" w:rsidRDefault="00274F3D" w:rsidP="00274F3D">
      <w:pPr>
        <w:ind w:firstLine="708"/>
      </w:pPr>
      <w:r>
        <w:rPr>
          <w:rFonts w:ascii="Times New Roman" w:hAnsi="Times New Roman" w:cs="Times New Roman"/>
          <w:sz w:val="24"/>
          <w:szCs w:val="24"/>
        </w:rPr>
        <w:t>C</w:t>
      </w:r>
      <w:r w:rsidRPr="00A21C6C">
        <w:rPr>
          <w:rFonts w:ascii="Times New Roman" w:hAnsi="Times New Roman" w:cs="Times New Roman"/>
          <w:sz w:val="24"/>
          <w:szCs w:val="24"/>
        </w:rPr>
        <w:t xml:space="preserve">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1B5622A3" w14:textId="29CA862E" w:rsidR="00025F56" w:rsidRDefault="00025F56" w:rsidP="00274F3D">
      <w:pPr>
        <w:ind w:firstLine="708"/>
      </w:pPr>
      <w:r>
        <w:rPr>
          <w:rFonts w:ascii="Times New Roman" w:eastAsia="Times New Roman" w:hAnsi="Times New Roman" w:cs="Times New Roman"/>
          <w:sz w:val="24"/>
          <w:szCs w:val="24"/>
        </w:rPr>
        <w:lastRenderedPageBreak/>
        <w:t>Nossa</w:t>
      </w:r>
      <w:r w:rsidRPr="00630F0F">
        <w:rPr>
          <w:rFonts w:ascii="Times New Roman" w:eastAsia="Times New Roman" w:hAnsi="Times New Roman" w:cs="Times New Roman"/>
          <w:sz w:val="24"/>
          <w:szCs w:val="24"/>
        </w:rPr>
        <w:t xml:space="preserve"> proposta de plataforma cognitiva de Chatbot está contextualizada como um mecanismo de extensão e que considere a inteligência artificial como núcleo de seus processos, apoiado nos assistentes virtuais inteligentes mediatizado por um banco de dados que possibilita criar um histórico de eventos que auxiliem o educador.</w:t>
      </w:r>
    </w:p>
    <w:p w14:paraId="3DAFF928" w14:textId="15365B34" w:rsidR="00274F3D" w:rsidRDefault="00274F3D" w:rsidP="00274F3D">
      <w:pPr>
        <w:pStyle w:val="Doutorado-Normal"/>
        <w:ind w:firstLine="708"/>
        <w:jc w:val="both"/>
      </w:pPr>
      <w:r>
        <w:t xml:space="preserve">A princípio tem-se como funcionalidade primária, o uso desta tecnologia pelos professores com o intuito de facilitar a identificação de seu nivel de Competência Digital baseado em uma Matriz de Competência, sendo neste caso, o DigCompEdu. Em um segundo momento, diante da compreensão a partir de uma autorreflexão de seu nível de Competencia Digital, a plataforma pode sugerir em forma de recomendações e insights, o que pode ser aplicado em suas aulas, em seus momentos de reflexão e aperfeiçoamento novos recursos, materiais e dicas de como o professor pode se apropriar de recursos tecnológicos em sua rotina. </w:t>
      </w:r>
    </w:p>
    <w:p w14:paraId="5D0FFC75" w14:textId="1215763F" w:rsidR="00025F56" w:rsidRPr="00630F0F"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 acordo com a Figura 1, a plataforma desenvolvida, </w:t>
      </w:r>
      <w:r>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constituída dos seguintes elementos:</w:t>
      </w:r>
    </w:p>
    <w:p w14:paraId="4954F4B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B3CCCA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Uma versão de Chatbot, contendo uma Persona e que é associada a alguns dos canais de comunicação representados na imagem, como Telegram, WhatsApp; </w:t>
      </w:r>
    </w:p>
    <w:p w14:paraId="4683D0AD"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p>
    <w:p w14:paraId="49E9448E" w14:textId="77777777" w:rsidR="00025F56"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São destacados na Figura 1 os Modelos de Domínio e do Educador que são baseados na matriz de competências DigCompEdu.</w:t>
      </w:r>
    </w:p>
    <w:p w14:paraId="2E891C50" w14:textId="598A643B" w:rsidR="00025F56" w:rsidRDefault="00025F56" w:rsidP="00F92616">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via voz ou texto sem a necessidade de uma adaptação cognitiva mais complexa face a diálogos não previstos e nem programados dentro do núcleo do assistente. Para tanto, os diálogos devem ser previstos através de uma base coesa com um </w:t>
      </w:r>
      <w:r w:rsidRPr="00630F0F">
        <w:rPr>
          <w:rFonts w:ascii="Times New Roman" w:eastAsia="Times New Roman" w:hAnsi="Times New Roman" w:cs="Times New Roman"/>
          <w:i/>
          <w:sz w:val="24"/>
          <w:szCs w:val="24"/>
        </w:rPr>
        <w:t xml:space="preserve">corpus </w:t>
      </w:r>
      <w:r w:rsidRPr="00630F0F">
        <w:rPr>
          <w:rFonts w:ascii="Times New Roman" w:eastAsia="Times New Roman" w:hAnsi="Times New Roman" w:cs="Times New Roman"/>
          <w:sz w:val="24"/>
          <w:szCs w:val="24"/>
        </w:rPr>
        <w:t>definido. Os comandos serão utilizados para configuração e operação do assistente. Os dados desta transcrição seriam usados para buscar compor respostas às perguntas que o Educador pode fazer como nos exemplos na Figura 1.</w:t>
      </w:r>
    </w:p>
    <w:p w14:paraId="4352F6B8" w14:textId="77777777" w:rsidR="00274F3D" w:rsidRPr="00630F0F" w:rsidRDefault="00274F3D" w:rsidP="00274F3D">
      <w:pPr>
        <w:ind w:firstLine="708"/>
        <w:rPr>
          <w:rFonts w:ascii="Times New Roman" w:eastAsia="Times New Roman" w:hAnsi="Times New Roman" w:cs="Times New Roman"/>
          <w:sz w:val="24"/>
          <w:szCs w:val="24"/>
        </w:rPr>
      </w:pPr>
    </w:p>
    <w:p w14:paraId="60CFBBD8" w14:textId="77777777" w:rsidR="00274F3D" w:rsidRDefault="00274F3D" w:rsidP="00274F3D">
      <w:pPr>
        <w:pStyle w:val="Legenda"/>
        <w:rPr>
          <w:sz w:val="18"/>
          <w:szCs w:val="18"/>
        </w:rPr>
      </w:pPr>
      <w:bookmarkStart w:id="233" w:name="_Toc115779126"/>
      <w:bookmarkStart w:id="234" w:name="_Toc142385751"/>
      <w:r w:rsidRPr="005D3689">
        <w:rPr>
          <w:sz w:val="18"/>
          <w:szCs w:val="18"/>
        </w:rPr>
        <w:drawing>
          <wp:anchor distT="0" distB="0" distL="114300" distR="114300" simplePos="0" relativeHeight="251676672" behindDoc="0" locked="0" layoutInCell="1" allowOverlap="1" wp14:anchorId="097BE360" wp14:editId="70CE83AF">
            <wp:simplePos x="0" y="0"/>
            <wp:positionH relativeFrom="column">
              <wp:posOffset>412115</wp:posOffset>
            </wp:positionH>
            <wp:positionV relativeFrom="paragraph">
              <wp:posOffset>248170</wp:posOffset>
            </wp:positionV>
            <wp:extent cx="5619750" cy="4997244"/>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49972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3689">
        <w:rPr>
          <w:sz w:val="18"/>
          <w:szCs w:val="18"/>
        </w:rPr>
        <w:t xml:space="preserve">Figura </w:t>
      </w:r>
      <w:r>
        <w:rPr>
          <w:sz w:val="18"/>
          <w:szCs w:val="18"/>
        </w:rPr>
        <w:fldChar w:fldCharType="begin"/>
      </w:r>
      <w:r>
        <w:rPr>
          <w:sz w:val="18"/>
          <w:szCs w:val="18"/>
        </w:rPr>
        <w:instrText xml:space="preserve"> SEQ Figura \* ARABIC </w:instrText>
      </w:r>
      <w:r>
        <w:rPr>
          <w:sz w:val="18"/>
          <w:szCs w:val="18"/>
        </w:rPr>
        <w:fldChar w:fldCharType="separate"/>
      </w:r>
      <w:r>
        <w:rPr>
          <w:sz w:val="18"/>
          <w:szCs w:val="18"/>
        </w:rPr>
        <w:t>1</w:t>
      </w:r>
      <w:r>
        <w:rPr>
          <w:sz w:val="18"/>
          <w:szCs w:val="18"/>
        </w:rPr>
        <w:fldChar w:fldCharType="end"/>
      </w:r>
      <w:r w:rsidRPr="005D3689">
        <w:rPr>
          <w:sz w:val="18"/>
          <w:szCs w:val="18"/>
        </w:rPr>
        <w:t xml:space="preserve"> - Plataforma Cognitiva de Chatbo</w:t>
      </w:r>
      <w:bookmarkEnd w:id="233"/>
      <w:bookmarkEnd w:id="234"/>
      <w:r>
        <w:rPr>
          <w:sz w:val="18"/>
          <w:szCs w:val="18"/>
        </w:rPr>
        <w:t>t</w:t>
      </w:r>
    </w:p>
    <w:p w14:paraId="1C6646DB" w14:textId="77777777" w:rsidR="00274F3D" w:rsidRPr="00F61203" w:rsidRDefault="00274F3D" w:rsidP="00274F3D">
      <w:pPr>
        <w:rPr>
          <w:lang w:eastAsia="en-US"/>
        </w:rPr>
      </w:pPr>
    </w:p>
    <w:p w14:paraId="1AB8FCED" w14:textId="77777777" w:rsidR="00274F3D" w:rsidRPr="00630F0F" w:rsidRDefault="00274F3D" w:rsidP="00274F3D">
      <w:pPr>
        <w:ind w:firstLine="708"/>
        <w:rPr>
          <w:rFonts w:ascii="Times New Roman" w:eastAsia="Times New Roman" w:hAnsi="Times New Roman" w:cs="Times New Roman"/>
          <w:b/>
          <w:sz w:val="24"/>
          <w:szCs w:val="24"/>
        </w:rPr>
      </w:pPr>
    </w:p>
    <w:p w14:paraId="45CBE0DF" w14:textId="77777777" w:rsidR="00274F3D" w:rsidRPr="00630F0F" w:rsidRDefault="00274F3D" w:rsidP="00274F3D">
      <w:pPr>
        <w:ind w:firstLine="708"/>
        <w:rPr>
          <w:rFonts w:ascii="Times New Roman" w:eastAsia="Times New Roman" w:hAnsi="Times New Roman" w:cs="Times New Roman"/>
          <w:b/>
          <w:sz w:val="24"/>
          <w:szCs w:val="24"/>
        </w:rPr>
      </w:pPr>
    </w:p>
    <w:p w14:paraId="397E9D82" w14:textId="77777777" w:rsidR="00274F3D" w:rsidRPr="00630F0F" w:rsidRDefault="00274F3D" w:rsidP="00274F3D">
      <w:pPr>
        <w:ind w:firstLine="708"/>
        <w:rPr>
          <w:rFonts w:ascii="Times New Roman" w:eastAsia="Times New Roman" w:hAnsi="Times New Roman" w:cs="Times New Roman"/>
          <w:b/>
          <w:sz w:val="24"/>
          <w:szCs w:val="24"/>
        </w:rPr>
      </w:pPr>
    </w:p>
    <w:p w14:paraId="496D5D8A" w14:textId="77777777" w:rsidR="00274F3D" w:rsidRPr="00630F0F" w:rsidRDefault="00274F3D" w:rsidP="00274F3D">
      <w:pPr>
        <w:ind w:firstLine="708"/>
        <w:rPr>
          <w:rFonts w:ascii="Times New Roman" w:eastAsia="Times New Roman" w:hAnsi="Times New Roman" w:cs="Times New Roman"/>
          <w:b/>
          <w:sz w:val="24"/>
          <w:szCs w:val="24"/>
        </w:rPr>
      </w:pPr>
    </w:p>
    <w:p w14:paraId="03AA64C2" w14:textId="77777777" w:rsidR="00274F3D" w:rsidRDefault="00274F3D" w:rsidP="00274F3D">
      <w:pPr>
        <w:ind w:firstLine="708"/>
        <w:rPr>
          <w:rFonts w:ascii="Times New Roman" w:eastAsia="Times New Roman" w:hAnsi="Times New Roman" w:cs="Times New Roman"/>
          <w:b/>
          <w:sz w:val="24"/>
          <w:szCs w:val="24"/>
        </w:rPr>
      </w:pPr>
    </w:p>
    <w:p w14:paraId="3AE80FFD" w14:textId="77777777" w:rsidR="00274F3D" w:rsidRDefault="00274F3D" w:rsidP="00274F3D">
      <w:pPr>
        <w:ind w:firstLine="708"/>
        <w:rPr>
          <w:rFonts w:ascii="Times New Roman" w:eastAsia="Times New Roman" w:hAnsi="Times New Roman" w:cs="Times New Roman"/>
          <w:b/>
          <w:sz w:val="24"/>
          <w:szCs w:val="24"/>
        </w:rPr>
      </w:pPr>
    </w:p>
    <w:p w14:paraId="73BA2883" w14:textId="77777777" w:rsidR="00274F3D" w:rsidRDefault="00274F3D" w:rsidP="00274F3D">
      <w:pPr>
        <w:ind w:firstLine="708"/>
        <w:rPr>
          <w:rFonts w:ascii="Times New Roman" w:eastAsia="Times New Roman" w:hAnsi="Times New Roman" w:cs="Times New Roman"/>
          <w:b/>
          <w:sz w:val="24"/>
          <w:szCs w:val="24"/>
        </w:rPr>
      </w:pPr>
    </w:p>
    <w:p w14:paraId="47B10DFE" w14:textId="77777777" w:rsidR="00274F3D" w:rsidRDefault="00274F3D" w:rsidP="00274F3D">
      <w:pPr>
        <w:ind w:firstLine="708"/>
        <w:rPr>
          <w:rFonts w:ascii="Times New Roman" w:eastAsia="Times New Roman" w:hAnsi="Times New Roman" w:cs="Times New Roman"/>
          <w:b/>
          <w:sz w:val="24"/>
          <w:szCs w:val="24"/>
        </w:rPr>
      </w:pPr>
    </w:p>
    <w:p w14:paraId="6E72B265" w14:textId="77777777" w:rsidR="00274F3D" w:rsidRDefault="00274F3D" w:rsidP="00274F3D">
      <w:pPr>
        <w:ind w:firstLine="708"/>
        <w:rPr>
          <w:rFonts w:ascii="Times New Roman" w:eastAsia="Times New Roman" w:hAnsi="Times New Roman" w:cs="Times New Roman"/>
          <w:b/>
          <w:sz w:val="24"/>
          <w:szCs w:val="24"/>
        </w:rPr>
      </w:pPr>
    </w:p>
    <w:p w14:paraId="4132C6D3" w14:textId="77777777" w:rsidR="00274F3D" w:rsidRDefault="00274F3D" w:rsidP="00274F3D">
      <w:pPr>
        <w:ind w:firstLine="708"/>
        <w:rPr>
          <w:rFonts w:ascii="Times New Roman" w:eastAsia="Times New Roman" w:hAnsi="Times New Roman" w:cs="Times New Roman"/>
          <w:b/>
          <w:sz w:val="24"/>
          <w:szCs w:val="24"/>
        </w:rPr>
      </w:pPr>
    </w:p>
    <w:p w14:paraId="5402697D" w14:textId="77777777" w:rsidR="00274F3D" w:rsidRDefault="00274F3D" w:rsidP="00274F3D">
      <w:pPr>
        <w:ind w:firstLine="708"/>
        <w:rPr>
          <w:rFonts w:ascii="Times New Roman" w:eastAsia="Times New Roman" w:hAnsi="Times New Roman" w:cs="Times New Roman"/>
          <w:b/>
          <w:sz w:val="24"/>
          <w:szCs w:val="24"/>
        </w:rPr>
      </w:pPr>
    </w:p>
    <w:p w14:paraId="7B95BC45" w14:textId="77777777" w:rsidR="00274F3D" w:rsidRDefault="00274F3D" w:rsidP="00274F3D">
      <w:pPr>
        <w:ind w:firstLine="708"/>
        <w:rPr>
          <w:rFonts w:ascii="Times New Roman" w:eastAsia="Times New Roman" w:hAnsi="Times New Roman" w:cs="Times New Roman"/>
          <w:b/>
          <w:sz w:val="24"/>
          <w:szCs w:val="24"/>
        </w:rPr>
      </w:pPr>
    </w:p>
    <w:p w14:paraId="3A64976E" w14:textId="77777777" w:rsidR="00274F3D" w:rsidRDefault="00274F3D" w:rsidP="00274F3D">
      <w:pPr>
        <w:ind w:firstLine="708"/>
        <w:rPr>
          <w:rFonts w:ascii="Times New Roman" w:eastAsia="Times New Roman" w:hAnsi="Times New Roman" w:cs="Times New Roman"/>
          <w:b/>
          <w:sz w:val="24"/>
          <w:szCs w:val="24"/>
        </w:rPr>
      </w:pPr>
    </w:p>
    <w:p w14:paraId="4012343F" w14:textId="77777777" w:rsidR="00274F3D" w:rsidRDefault="00274F3D" w:rsidP="00274F3D">
      <w:pPr>
        <w:ind w:firstLine="708"/>
        <w:rPr>
          <w:rFonts w:ascii="Times New Roman" w:eastAsia="Times New Roman" w:hAnsi="Times New Roman" w:cs="Times New Roman"/>
          <w:b/>
          <w:sz w:val="24"/>
          <w:szCs w:val="24"/>
        </w:rPr>
      </w:pPr>
    </w:p>
    <w:p w14:paraId="156B3433" w14:textId="77777777" w:rsidR="00274F3D" w:rsidRDefault="00274F3D" w:rsidP="00274F3D">
      <w:pPr>
        <w:ind w:firstLine="708"/>
        <w:rPr>
          <w:rFonts w:ascii="Times New Roman" w:eastAsia="Times New Roman" w:hAnsi="Times New Roman" w:cs="Times New Roman"/>
          <w:b/>
          <w:sz w:val="24"/>
          <w:szCs w:val="24"/>
        </w:rPr>
      </w:pPr>
    </w:p>
    <w:p w14:paraId="4CBE3DCD" w14:textId="77777777" w:rsidR="00274F3D" w:rsidRDefault="00274F3D" w:rsidP="00274F3D">
      <w:pPr>
        <w:ind w:firstLine="708"/>
        <w:rPr>
          <w:rFonts w:ascii="Times New Roman" w:eastAsia="Times New Roman" w:hAnsi="Times New Roman" w:cs="Times New Roman"/>
          <w:b/>
          <w:sz w:val="24"/>
          <w:szCs w:val="24"/>
        </w:rPr>
      </w:pPr>
    </w:p>
    <w:p w14:paraId="3955C0EF" w14:textId="77777777" w:rsidR="00274F3D" w:rsidRDefault="00274F3D" w:rsidP="00274F3D">
      <w:pPr>
        <w:ind w:firstLine="708"/>
        <w:rPr>
          <w:rFonts w:ascii="Times New Roman" w:eastAsia="Times New Roman" w:hAnsi="Times New Roman" w:cs="Times New Roman"/>
          <w:b/>
          <w:sz w:val="24"/>
          <w:szCs w:val="24"/>
        </w:rPr>
      </w:pPr>
    </w:p>
    <w:p w14:paraId="29D75409" w14:textId="77777777" w:rsidR="00274F3D" w:rsidRDefault="00274F3D" w:rsidP="00274F3D">
      <w:pPr>
        <w:ind w:firstLine="708"/>
        <w:rPr>
          <w:rFonts w:ascii="Times New Roman" w:eastAsia="Times New Roman" w:hAnsi="Times New Roman" w:cs="Times New Roman"/>
          <w:b/>
          <w:sz w:val="24"/>
          <w:szCs w:val="24"/>
        </w:rPr>
      </w:pPr>
    </w:p>
    <w:p w14:paraId="44BFB47C" w14:textId="77777777" w:rsidR="00274F3D" w:rsidRPr="005D3689" w:rsidRDefault="00274F3D" w:rsidP="00274F3D">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2D341D40" w14:textId="77777777" w:rsidR="00274F3D" w:rsidRDefault="00274F3D" w:rsidP="00F92616">
      <w:pPr>
        <w:spacing w:before="240"/>
        <w:ind w:firstLine="708"/>
        <w:rPr>
          <w:rFonts w:ascii="Times New Roman" w:eastAsia="Times New Roman" w:hAnsi="Times New Roman" w:cs="Times New Roman"/>
          <w:sz w:val="24"/>
          <w:szCs w:val="24"/>
        </w:rPr>
      </w:pPr>
    </w:p>
    <w:p w14:paraId="527B954A" w14:textId="3B6BB846" w:rsidR="00025F56" w:rsidRPr="00630F0F"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1, estão associados com conteúdos que as técnicas de IA relacionam nos modelos de Machine Learning e são geralmente Modelos de Domínio, Pedagógico e do Educador. Estes modelos são refinados a partir de um treinamento, cujo meio de treinar modelos de Machine learning é a partir de grandes blocos de textos que definem as entidades e intenções que estão associadas a matriz de competências digitais, sua hierarquia conceitual, os sujeitos que são os educadores e os perfis de progressão. </w:t>
      </w:r>
    </w:p>
    <w:p w14:paraId="6A1B1C0F" w14:textId="14C741DD" w:rsidR="00025F56"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w:t>
      </w:r>
      <w:r w:rsidR="00355906">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 a realidade dele e do seu nível de progressão dentro da Matriz de Competência. Esta lógica de funcionamento é baseada na construção de um Orquestrador Cognitivo, que é composto por componentes digitais como Machine Learning, técnicas de reconhecimento de padrões em grandes volumes de dados (Big Data) e usando Processamento de Linguagem Natural.</w:t>
      </w:r>
    </w:p>
    <w:p w14:paraId="4F6A277C" w14:textId="77777777" w:rsidR="00025F56" w:rsidRDefault="00025F56" w:rsidP="00025F56">
      <w:pPr>
        <w:ind w:firstLine="708"/>
        <w:rPr>
          <w:rFonts w:ascii="Times New Roman" w:eastAsia="Times New Roman" w:hAnsi="Times New Roman" w:cs="Times New Roman"/>
          <w:sz w:val="24"/>
          <w:szCs w:val="24"/>
        </w:rPr>
      </w:pPr>
    </w:p>
    <w:p w14:paraId="06893925" w14:textId="062CC0DC"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p>
    <w:p w14:paraId="39CB3A09"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30"/>
          <w:szCs w:val="30"/>
        </w:rPr>
      </w:pPr>
      <w:r>
        <w:rPr>
          <w:sz w:val="30"/>
          <w:szCs w:val="30"/>
        </w:rPr>
        <w:br w:type="page"/>
      </w:r>
    </w:p>
    <w:p w14:paraId="30A37BDD" w14:textId="7C112BD3" w:rsidR="00A21C6C" w:rsidRDefault="002964C0" w:rsidP="002964C0">
      <w:pPr>
        <w:pStyle w:val="Ttulo1"/>
      </w:pPr>
      <w:r>
        <w:lastRenderedPageBreak/>
        <w:t xml:space="preserve">METODOLOGIA DE </w:t>
      </w:r>
      <w:bookmarkEnd w:id="24"/>
      <w:r w:rsidR="002A56D1">
        <w:t xml:space="preserve">DESENVOLVIMENTO </w:t>
      </w:r>
    </w:p>
    <w:p w14:paraId="42BFDE51" w14:textId="2457AF87" w:rsidR="007C11BE" w:rsidRDefault="007C11BE" w:rsidP="007C11BE">
      <w:pPr>
        <w:pStyle w:val="Ttulo2"/>
        <w:rPr>
          <w:rFonts w:eastAsia="Times New Roman"/>
        </w:rPr>
      </w:pPr>
      <w:bookmarkStart w:id="235" w:name="_Toc115957648"/>
      <w:r>
        <w:rPr>
          <w:rFonts w:eastAsia="Times New Roman"/>
        </w:rPr>
        <w:t>Abordagem</w:t>
      </w:r>
      <w:bookmarkEnd w:id="235"/>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r um maior conhecimento sobre o tema de pesquisa em perspectiva. Por isso, é apropriada para quando a familiaridade, o 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(Malhotra,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Segundo Sampieri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os modelos de Machine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Ao final, o produto gerado da construção da plataforma originou a 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pesquisas qualitativas servem para o pesquisador progredir em relação à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w:t>
      </w:r>
      <w:r>
        <w:rPr>
          <w:rFonts w:ascii="Times New Roman" w:eastAsia="Times New Roman" w:hAnsi="Times New Roman" w:cs="Times New Roman"/>
          <w:sz w:val="24"/>
        </w:rPr>
        <w:lastRenderedPageBreak/>
        <w:t xml:space="preserve">pertencem ao Perfil do Educador Inovador servirá como entrada de dados para alimentação dos Modelos de Machine Learning, todavia, é necessária a estruturação em blocos de textos de cada definição que compõe uma Competência Digital dentro do DigCompEdu.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auto-avaliação pelo DigCompEdu Checkin</w:t>
      </w:r>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(Goel,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Shum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que embora não estejam em domínio de ferramentas para a Educação, usam de modelos de Machine Learning para explorar técnicas de NLP para diálogos e conversação para Chatbots.</w:t>
      </w:r>
    </w:p>
    <w:p w14:paraId="5828E07F" w14:textId="03CC7BDF" w:rsidR="002964C0" w:rsidRDefault="002964C0" w:rsidP="002964C0">
      <w:pPr>
        <w:jc w:val="center"/>
        <w:rPr>
          <w:rFonts w:ascii="Times New Roman" w:eastAsia="Times New Roman" w:hAnsi="Times New Roman" w:cs="Times New Roman"/>
          <w:b/>
          <w:sz w:val="24"/>
        </w:rPr>
      </w:pPr>
      <w:r>
        <w:rPr>
          <w:noProof/>
        </w:rPr>
        <w:drawing>
          <wp:anchor distT="0" distB="0" distL="114300" distR="114300" simplePos="0" relativeHeight="251669504" behindDoc="0" locked="0" layoutInCell="1" allowOverlap="1" wp14:anchorId="610E16D7" wp14:editId="1E7B3FC7">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 resumo, é será necessário construir a base da plataforma, como o servidor do Orquestrador Cognitivo e conexão com a base de dados e o conector com o Telegram. Posteriormente, será necessário adaptar o DigCompEdu Checkin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Machine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i/>
        </w:rPr>
        <w:t>Unified Modeling Languagem</w:t>
      </w:r>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29">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APIs do IBM Watson Studio ou Microsoft Azure para NLP, criação de Chatbots e Machine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Banco de dados relacional em conjunto com banco de dados no-SQL - PostgreSQL e MongoDB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XenServer ou VirtualBox – Criação de máquinas virtuais para compor os ambientes de desenvolvimento para </w:t>
      </w:r>
      <w:r w:rsidRPr="005722CC">
        <w:rPr>
          <w:rFonts w:ascii="Times New Roman" w:eastAsia="Times New Roman" w:hAnsi="Times New Roman" w:cs="Times New Roman"/>
          <w:i/>
        </w:rPr>
        <w:t>Cloud Computing</w:t>
      </w:r>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Machine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Natural Language Processing</w:t>
      </w:r>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Natural Language Understanding</w:t>
      </w:r>
      <w:r w:rsidRPr="00D51B41">
        <w:rPr>
          <w:rFonts w:ascii="Times New Roman" w:eastAsia="Times New Roman" w:hAnsi="Times New Roman" w:cs="Times New Roman"/>
        </w:rPr>
        <w:t>) e entendimento do usuário. Para efeito de respostas com cunho afetivo/emocional, a análise sentimental é realizada, além destas etapas a categorização da informação, classificação reconhecimento de entidades permite entregar aos módulos de Machine Learning para determinar quais serão as ações que a plataforma deve realizar para entregar uma resposta de acordo com a intenção do usuário. Nesta etapa, a lógica implementada como regras de negócio é baseada em três módulos específicos, como o Machine Learning,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auto-aperfeiçoamento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10EB1328" w14:textId="0E73379D" w:rsidR="0069766F" w:rsidRDefault="00170D24" w:rsidP="00170D24">
      <w:pPr>
        <w:pStyle w:val="Ttulo1"/>
      </w:pPr>
      <w:r>
        <w:lastRenderedPageBreak/>
        <w:t>DESENVOLVIMENTO</w:t>
      </w:r>
    </w:p>
    <w:p w14:paraId="752932F6" w14:textId="1A8F1D04" w:rsidR="009628E0" w:rsidRPr="009628E0" w:rsidRDefault="009628E0" w:rsidP="009628E0">
      <w:pPr>
        <w:pStyle w:val="Doutorado-Normal"/>
      </w:pPr>
      <w:r w:rsidRPr="009628E0">
        <w:t xml:space="preserve">Neste capítulo, apresentaremos a descrição detalhada do desenvolvimento de uma plataforma de Inteligência Artificial (IA) baseada em chatbot. A plataforma visa </w:t>
      </w:r>
      <w:r>
        <w:t xml:space="preserve">a mediação tecnológica </w:t>
      </w:r>
      <w:r w:rsidRPr="009628E0">
        <w:t xml:space="preserve">entre </w:t>
      </w:r>
      <w:r>
        <w:t xml:space="preserve">professores </w:t>
      </w:r>
      <w:r w:rsidRPr="009628E0">
        <w:t>e sistemas através de diálogos naturais e respostas contextuais</w:t>
      </w:r>
      <w:r>
        <w:t>, além da avaliação .</w:t>
      </w:r>
      <w:r w:rsidRPr="009628E0">
        <w:t xml:space="preserve"> Nesta seção, </w:t>
      </w:r>
      <w:r>
        <w:t xml:space="preserve">levantaremos os principais requisitos funcionais e não funcionais que comporão a ferramenta, considerando a partir da visão de um Diagrama de Entidades-Relacionamento de maneira que propicie uma perspectiva modular sobre a plataforma. </w:t>
      </w:r>
    </w:p>
    <w:p w14:paraId="254A8FCB" w14:textId="274BD39D" w:rsidR="0069766F" w:rsidRDefault="0069766F" w:rsidP="0069766F">
      <w:pPr>
        <w:pStyle w:val="Ttulo2"/>
        <w:rPr>
          <w:rFonts w:eastAsia="Times New Roman"/>
        </w:rPr>
      </w:pPr>
      <w:bookmarkStart w:id="236" w:name="_Toc115957649"/>
      <w:r>
        <w:rPr>
          <w:rFonts w:eastAsia="Times New Roman"/>
        </w:rPr>
        <w:t>Prova de conceito – Um chatbot a ser utilizado por professores</w:t>
      </w:r>
      <w:bookmarkEnd w:id="236"/>
    </w:p>
    <w:p w14:paraId="5E67414A" w14:textId="4A9F53CC" w:rsidR="00170D24" w:rsidRDefault="00D9738E" w:rsidP="00D9738E">
      <w:pPr>
        <w:pStyle w:val="Doutorado-Normal"/>
      </w:pPr>
      <w:r>
        <w:rPr>
          <w:noProof/>
        </w:rPr>
        <w:drawing>
          <wp:anchor distT="0" distB="0" distL="114300" distR="114300" simplePos="0" relativeHeight="251674624" behindDoc="0" locked="0" layoutInCell="1" allowOverlap="1" wp14:anchorId="0FF137A7" wp14:editId="4F8248B4">
            <wp:simplePos x="0" y="0"/>
            <wp:positionH relativeFrom="column">
              <wp:posOffset>526415</wp:posOffset>
            </wp:positionH>
            <wp:positionV relativeFrom="paragraph">
              <wp:posOffset>425334</wp:posOffset>
            </wp:positionV>
            <wp:extent cx="5108575" cy="514540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5145405"/>
                    </a:xfrm>
                    <a:prstGeom prst="rect">
                      <a:avLst/>
                    </a:prstGeom>
                    <a:noFill/>
                  </pic:spPr>
                </pic:pic>
              </a:graphicData>
            </a:graphic>
          </wp:anchor>
        </w:drawing>
      </w:r>
      <w:r w:rsidR="00170D24">
        <w:br w:type="page"/>
      </w:r>
    </w:p>
    <w:p w14:paraId="5B83AD1E"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2964C0">
      <w:headerReference w:type="default" r:id="rId31"/>
      <w:pgSz w:w="11906" w:h="16838"/>
      <w:pgMar w:top="1701" w:right="1134" w:bottom="993"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77777777" w:rsidR="00170D24" w:rsidRDefault="00170D24" w:rsidP="00CD3335">
      <w:pPr>
        <w:pStyle w:val="Textodecomentrio"/>
      </w:pPr>
      <w:r>
        <w:rPr>
          <w:rStyle w:val="Refdecomentrio"/>
        </w:rPr>
        <w:annotationRef/>
      </w:r>
      <w:r>
        <w:t>Definir a organização do documento</w:t>
      </w:r>
    </w:p>
  </w:comment>
  <w:comment w:id="16"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73B87" w14:textId="77777777" w:rsidR="00372304" w:rsidRDefault="00372304" w:rsidP="002F18ED">
      <w:pPr>
        <w:spacing w:line="240" w:lineRule="auto"/>
      </w:pPr>
      <w:r>
        <w:separator/>
      </w:r>
    </w:p>
  </w:endnote>
  <w:endnote w:type="continuationSeparator" w:id="0">
    <w:p w14:paraId="49C279A3" w14:textId="77777777" w:rsidR="00372304" w:rsidRDefault="00372304"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8DE41" w14:textId="77777777" w:rsidR="00372304" w:rsidRDefault="00372304" w:rsidP="002F18ED">
      <w:pPr>
        <w:spacing w:line="240" w:lineRule="auto"/>
      </w:pPr>
      <w:r>
        <w:separator/>
      </w:r>
    </w:p>
  </w:footnote>
  <w:footnote w:type="continuationSeparator" w:id="0">
    <w:p w14:paraId="375B01B6" w14:textId="77777777" w:rsidR="00372304" w:rsidRDefault="00372304"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DigCompEdu Checkin online self assessment tool https://ec.europa.eu/eusurvey/runner/DigCompEdu-S-PT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D04633"/>
    <w:multiLevelType w:val="multilevel"/>
    <w:tmpl w:val="A6DA666A"/>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4"/>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9"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3"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8C15B4F"/>
    <w:multiLevelType w:val="hybridMultilevel"/>
    <w:tmpl w:val="E7A43980"/>
    <w:lvl w:ilvl="0" w:tplc="BDFE6576">
      <w:start w:val="1"/>
      <w:numFmt w:val="decimal"/>
      <w:lvlText w:val="%1)"/>
      <w:lvlJc w:val="left"/>
      <w:pPr>
        <w:ind w:left="1068" w:hanging="360"/>
      </w:pPr>
      <w:rPr>
        <w:rFonts w:ascii="Segoe UI" w:hAnsi="Segoe UI" w:cs="Segoe UI" w:hint="default"/>
        <w:color w:val="374151"/>
        <w:sz w:val="22"/>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1683626951">
    <w:abstractNumId w:val="12"/>
  </w:num>
  <w:num w:numId="2" w16cid:durableId="1113206365">
    <w:abstractNumId w:val="5"/>
  </w:num>
  <w:num w:numId="3" w16cid:durableId="1925339518">
    <w:abstractNumId w:val="5"/>
  </w:num>
  <w:num w:numId="4" w16cid:durableId="386607550">
    <w:abstractNumId w:val="5"/>
  </w:num>
  <w:num w:numId="5" w16cid:durableId="1169563469">
    <w:abstractNumId w:val="6"/>
  </w:num>
  <w:num w:numId="6" w16cid:durableId="1069428219">
    <w:abstractNumId w:val="13"/>
  </w:num>
  <w:num w:numId="7" w16cid:durableId="1780955497">
    <w:abstractNumId w:val="9"/>
  </w:num>
  <w:num w:numId="8" w16cid:durableId="160782380">
    <w:abstractNumId w:val="0"/>
  </w:num>
  <w:num w:numId="9" w16cid:durableId="1066958470">
    <w:abstractNumId w:val="1"/>
  </w:num>
  <w:num w:numId="10" w16cid:durableId="46419384">
    <w:abstractNumId w:val="7"/>
  </w:num>
  <w:num w:numId="11" w16cid:durableId="2001736967">
    <w:abstractNumId w:val="11"/>
  </w:num>
  <w:num w:numId="12" w16cid:durableId="1366294710">
    <w:abstractNumId w:val="4"/>
  </w:num>
  <w:num w:numId="13" w16cid:durableId="386805613">
    <w:abstractNumId w:val="3"/>
  </w:num>
  <w:num w:numId="14" w16cid:durableId="382602523">
    <w:abstractNumId w:val="2"/>
  </w:num>
  <w:num w:numId="15" w16cid:durableId="677076581">
    <w:abstractNumId w:val="10"/>
  </w:num>
  <w:num w:numId="16" w16cid:durableId="1757242503">
    <w:abstractNumId w:val="8"/>
  </w:num>
  <w:num w:numId="17" w16cid:durableId="28169093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rson w15:author="Rómulo José Franco">
    <w15:presenceInfo w15:providerId="AD" w15:userId="S::romulojf@ext.inditex.com::7fc0c72a-f704-4bc0-b62e-c17c8d3a1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25F56"/>
    <w:rsid w:val="00030A28"/>
    <w:rsid w:val="000321D7"/>
    <w:rsid w:val="0004570F"/>
    <w:rsid w:val="00047672"/>
    <w:rsid w:val="00047CB1"/>
    <w:rsid w:val="00047DBE"/>
    <w:rsid w:val="00051CFF"/>
    <w:rsid w:val="00054CEB"/>
    <w:rsid w:val="00061125"/>
    <w:rsid w:val="00065E3C"/>
    <w:rsid w:val="0007140C"/>
    <w:rsid w:val="00075510"/>
    <w:rsid w:val="000756E3"/>
    <w:rsid w:val="00085379"/>
    <w:rsid w:val="00090187"/>
    <w:rsid w:val="00090E50"/>
    <w:rsid w:val="000913AB"/>
    <w:rsid w:val="00091D80"/>
    <w:rsid w:val="000A11CF"/>
    <w:rsid w:val="000A51E0"/>
    <w:rsid w:val="000B00FF"/>
    <w:rsid w:val="000B0560"/>
    <w:rsid w:val="000B22BA"/>
    <w:rsid w:val="000B30E1"/>
    <w:rsid w:val="000B41E3"/>
    <w:rsid w:val="000C44BB"/>
    <w:rsid w:val="000D30C4"/>
    <w:rsid w:val="000D4470"/>
    <w:rsid w:val="000D6DB1"/>
    <w:rsid w:val="000D758A"/>
    <w:rsid w:val="000E06C7"/>
    <w:rsid w:val="000E584E"/>
    <w:rsid w:val="000E7EC0"/>
    <w:rsid w:val="000F58D5"/>
    <w:rsid w:val="001026F4"/>
    <w:rsid w:val="00107CA4"/>
    <w:rsid w:val="00110007"/>
    <w:rsid w:val="00110727"/>
    <w:rsid w:val="00112DEA"/>
    <w:rsid w:val="001145BA"/>
    <w:rsid w:val="001147E1"/>
    <w:rsid w:val="00115FAD"/>
    <w:rsid w:val="0012480F"/>
    <w:rsid w:val="001309F2"/>
    <w:rsid w:val="00135D50"/>
    <w:rsid w:val="00137D85"/>
    <w:rsid w:val="001431BB"/>
    <w:rsid w:val="00151B34"/>
    <w:rsid w:val="001637D2"/>
    <w:rsid w:val="00170D24"/>
    <w:rsid w:val="001736C8"/>
    <w:rsid w:val="001757C5"/>
    <w:rsid w:val="001830E1"/>
    <w:rsid w:val="001909BD"/>
    <w:rsid w:val="0019107E"/>
    <w:rsid w:val="00194D56"/>
    <w:rsid w:val="00195316"/>
    <w:rsid w:val="001962B0"/>
    <w:rsid w:val="00196EBE"/>
    <w:rsid w:val="001A07BD"/>
    <w:rsid w:val="001A6E29"/>
    <w:rsid w:val="001B1712"/>
    <w:rsid w:val="001B3BE0"/>
    <w:rsid w:val="001C00A7"/>
    <w:rsid w:val="001C49AD"/>
    <w:rsid w:val="001D66A6"/>
    <w:rsid w:val="001E0301"/>
    <w:rsid w:val="001F2237"/>
    <w:rsid w:val="001F46CC"/>
    <w:rsid w:val="001F73F2"/>
    <w:rsid w:val="002112C4"/>
    <w:rsid w:val="00211D97"/>
    <w:rsid w:val="00214EBD"/>
    <w:rsid w:val="00215666"/>
    <w:rsid w:val="00215780"/>
    <w:rsid w:val="00223823"/>
    <w:rsid w:val="00224B0E"/>
    <w:rsid w:val="002272A1"/>
    <w:rsid w:val="00234F61"/>
    <w:rsid w:val="00236EAC"/>
    <w:rsid w:val="002423EE"/>
    <w:rsid w:val="00245544"/>
    <w:rsid w:val="002455E0"/>
    <w:rsid w:val="00246F6F"/>
    <w:rsid w:val="00262756"/>
    <w:rsid w:val="00264F83"/>
    <w:rsid w:val="002729D3"/>
    <w:rsid w:val="00274F3D"/>
    <w:rsid w:val="002964C0"/>
    <w:rsid w:val="00297592"/>
    <w:rsid w:val="002A18E9"/>
    <w:rsid w:val="002A2195"/>
    <w:rsid w:val="002A56D1"/>
    <w:rsid w:val="002A592F"/>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2E8A"/>
    <w:rsid w:val="00303CED"/>
    <w:rsid w:val="00306C70"/>
    <w:rsid w:val="003142A5"/>
    <w:rsid w:val="003176B0"/>
    <w:rsid w:val="00320C12"/>
    <w:rsid w:val="00321068"/>
    <w:rsid w:val="00325F6D"/>
    <w:rsid w:val="00342C4F"/>
    <w:rsid w:val="003438D2"/>
    <w:rsid w:val="003449F2"/>
    <w:rsid w:val="00344FCF"/>
    <w:rsid w:val="003455FF"/>
    <w:rsid w:val="003518BE"/>
    <w:rsid w:val="00355906"/>
    <w:rsid w:val="003602D4"/>
    <w:rsid w:val="00372304"/>
    <w:rsid w:val="00372A80"/>
    <w:rsid w:val="00372C06"/>
    <w:rsid w:val="003732A4"/>
    <w:rsid w:val="003900F6"/>
    <w:rsid w:val="00391BEF"/>
    <w:rsid w:val="00392790"/>
    <w:rsid w:val="00395266"/>
    <w:rsid w:val="003972B9"/>
    <w:rsid w:val="00397662"/>
    <w:rsid w:val="003A450E"/>
    <w:rsid w:val="003A58AD"/>
    <w:rsid w:val="003A5F54"/>
    <w:rsid w:val="003A6DFF"/>
    <w:rsid w:val="003B3642"/>
    <w:rsid w:val="003B67B3"/>
    <w:rsid w:val="003C0FEE"/>
    <w:rsid w:val="003C5E5D"/>
    <w:rsid w:val="003D1B0C"/>
    <w:rsid w:val="003D4B33"/>
    <w:rsid w:val="003D58EC"/>
    <w:rsid w:val="003E04ED"/>
    <w:rsid w:val="003E06D1"/>
    <w:rsid w:val="004034D8"/>
    <w:rsid w:val="004050AA"/>
    <w:rsid w:val="00405DB2"/>
    <w:rsid w:val="00417FD2"/>
    <w:rsid w:val="00420909"/>
    <w:rsid w:val="0042471A"/>
    <w:rsid w:val="00424D4B"/>
    <w:rsid w:val="00427925"/>
    <w:rsid w:val="00434787"/>
    <w:rsid w:val="00434D7B"/>
    <w:rsid w:val="00436A13"/>
    <w:rsid w:val="00436BB4"/>
    <w:rsid w:val="004423C9"/>
    <w:rsid w:val="00444A9A"/>
    <w:rsid w:val="00444ED3"/>
    <w:rsid w:val="00445431"/>
    <w:rsid w:val="00450D40"/>
    <w:rsid w:val="00451CA4"/>
    <w:rsid w:val="00462475"/>
    <w:rsid w:val="0046673A"/>
    <w:rsid w:val="00470707"/>
    <w:rsid w:val="0048066C"/>
    <w:rsid w:val="00481796"/>
    <w:rsid w:val="004832F9"/>
    <w:rsid w:val="00483B36"/>
    <w:rsid w:val="00487B94"/>
    <w:rsid w:val="0049555F"/>
    <w:rsid w:val="00495FBC"/>
    <w:rsid w:val="004C2BAD"/>
    <w:rsid w:val="004C625A"/>
    <w:rsid w:val="004C7903"/>
    <w:rsid w:val="004D2B16"/>
    <w:rsid w:val="004D6FC4"/>
    <w:rsid w:val="004E34C2"/>
    <w:rsid w:val="004E58D7"/>
    <w:rsid w:val="004E73CF"/>
    <w:rsid w:val="004E7429"/>
    <w:rsid w:val="004F6E47"/>
    <w:rsid w:val="005030E4"/>
    <w:rsid w:val="00505361"/>
    <w:rsid w:val="00506846"/>
    <w:rsid w:val="005077B0"/>
    <w:rsid w:val="00510661"/>
    <w:rsid w:val="00514D5A"/>
    <w:rsid w:val="0052233F"/>
    <w:rsid w:val="00524F37"/>
    <w:rsid w:val="00526A0A"/>
    <w:rsid w:val="0053221A"/>
    <w:rsid w:val="005324FD"/>
    <w:rsid w:val="00533FD7"/>
    <w:rsid w:val="005374CD"/>
    <w:rsid w:val="00540AB6"/>
    <w:rsid w:val="0054175A"/>
    <w:rsid w:val="0054536D"/>
    <w:rsid w:val="00547592"/>
    <w:rsid w:val="00554287"/>
    <w:rsid w:val="00555733"/>
    <w:rsid w:val="00562435"/>
    <w:rsid w:val="00564DDD"/>
    <w:rsid w:val="00575F8E"/>
    <w:rsid w:val="00577C4A"/>
    <w:rsid w:val="005843E5"/>
    <w:rsid w:val="0058578B"/>
    <w:rsid w:val="00586555"/>
    <w:rsid w:val="005902CE"/>
    <w:rsid w:val="00592FC2"/>
    <w:rsid w:val="005A0CCF"/>
    <w:rsid w:val="005A13EE"/>
    <w:rsid w:val="005A6232"/>
    <w:rsid w:val="005B7948"/>
    <w:rsid w:val="005B7E45"/>
    <w:rsid w:val="005C1C6A"/>
    <w:rsid w:val="005C2592"/>
    <w:rsid w:val="005C26BC"/>
    <w:rsid w:val="005C673F"/>
    <w:rsid w:val="005F1DE5"/>
    <w:rsid w:val="005F1F0F"/>
    <w:rsid w:val="005F1FF5"/>
    <w:rsid w:val="005F2F68"/>
    <w:rsid w:val="005F5812"/>
    <w:rsid w:val="006002D4"/>
    <w:rsid w:val="00602173"/>
    <w:rsid w:val="006100D6"/>
    <w:rsid w:val="0061032B"/>
    <w:rsid w:val="006114BA"/>
    <w:rsid w:val="00615777"/>
    <w:rsid w:val="00616B5F"/>
    <w:rsid w:val="0062269B"/>
    <w:rsid w:val="00623D6C"/>
    <w:rsid w:val="00630FAE"/>
    <w:rsid w:val="00634832"/>
    <w:rsid w:val="00634B7F"/>
    <w:rsid w:val="006371F2"/>
    <w:rsid w:val="00650E82"/>
    <w:rsid w:val="00655559"/>
    <w:rsid w:val="006563D0"/>
    <w:rsid w:val="0066424D"/>
    <w:rsid w:val="00671C14"/>
    <w:rsid w:val="006721A0"/>
    <w:rsid w:val="00672CFE"/>
    <w:rsid w:val="00673287"/>
    <w:rsid w:val="00673DB7"/>
    <w:rsid w:val="0067600D"/>
    <w:rsid w:val="00676F48"/>
    <w:rsid w:val="00683142"/>
    <w:rsid w:val="006837E6"/>
    <w:rsid w:val="00686ABD"/>
    <w:rsid w:val="00687ADB"/>
    <w:rsid w:val="00690241"/>
    <w:rsid w:val="006913A6"/>
    <w:rsid w:val="00691741"/>
    <w:rsid w:val="00691E48"/>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45D3E"/>
    <w:rsid w:val="007512CE"/>
    <w:rsid w:val="00753788"/>
    <w:rsid w:val="00753B27"/>
    <w:rsid w:val="0075702B"/>
    <w:rsid w:val="00757950"/>
    <w:rsid w:val="00780ACC"/>
    <w:rsid w:val="00783B7C"/>
    <w:rsid w:val="0078554C"/>
    <w:rsid w:val="00786D59"/>
    <w:rsid w:val="00790735"/>
    <w:rsid w:val="007937A6"/>
    <w:rsid w:val="00797572"/>
    <w:rsid w:val="007A1466"/>
    <w:rsid w:val="007A2356"/>
    <w:rsid w:val="007A4954"/>
    <w:rsid w:val="007B5EA4"/>
    <w:rsid w:val="007C11BE"/>
    <w:rsid w:val="007C20B4"/>
    <w:rsid w:val="007C2716"/>
    <w:rsid w:val="007C2B67"/>
    <w:rsid w:val="007C587C"/>
    <w:rsid w:val="007D0125"/>
    <w:rsid w:val="007D2131"/>
    <w:rsid w:val="007D4774"/>
    <w:rsid w:val="007D7CC9"/>
    <w:rsid w:val="007E2348"/>
    <w:rsid w:val="007E61E7"/>
    <w:rsid w:val="007F48B0"/>
    <w:rsid w:val="007F6F3D"/>
    <w:rsid w:val="00803733"/>
    <w:rsid w:val="0081193A"/>
    <w:rsid w:val="00817478"/>
    <w:rsid w:val="0082005D"/>
    <w:rsid w:val="008229CF"/>
    <w:rsid w:val="008347B7"/>
    <w:rsid w:val="00835EC6"/>
    <w:rsid w:val="00841D6F"/>
    <w:rsid w:val="00850A94"/>
    <w:rsid w:val="00850F4E"/>
    <w:rsid w:val="00852B56"/>
    <w:rsid w:val="00855FA5"/>
    <w:rsid w:val="00863313"/>
    <w:rsid w:val="0086384E"/>
    <w:rsid w:val="00864ABE"/>
    <w:rsid w:val="00865657"/>
    <w:rsid w:val="008754E7"/>
    <w:rsid w:val="00880B99"/>
    <w:rsid w:val="00892C30"/>
    <w:rsid w:val="00897491"/>
    <w:rsid w:val="008A1274"/>
    <w:rsid w:val="008A17F3"/>
    <w:rsid w:val="008B0464"/>
    <w:rsid w:val="008B113E"/>
    <w:rsid w:val="008B186E"/>
    <w:rsid w:val="008B1968"/>
    <w:rsid w:val="008B19D3"/>
    <w:rsid w:val="008B1EC6"/>
    <w:rsid w:val="008B3906"/>
    <w:rsid w:val="008B7E5B"/>
    <w:rsid w:val="008C589E"/>
    <w:rsid w:val="008D1DEB"/>
    <w:rsid w:val="008D330B"/>
    <w:rsid w:val="008D693C"/>
    <w:rsid w:val="008D7FCE"/>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4564"/>
    <w:rsid w:val="00934956"/>
    <w:rsid w:val="00940721"/>
    <w:rsid w:val="009431F9"/>
    <w:rsid w:val="0094403A"/>
    <w:rsid w:val="00944D88"/>
    <w:rsid w:val="00947DED"/>
    <w:rsid w:val="0095323D"/>
    <w:rsid w:val="0095487D"/>
    <w:rsid w:val="009554A4"/>
    <w:rsid w:val="009558C5"/>
    <w:rsid w:val="009567B4"/>
    <w:rsid w:val="009628E0"/>
    <w:rsid w:val="00963E1D"/>
    <w:rsid w:val="00965207"/>
    <w:rsid w:val="00965826"/>
    <w:rsid w:val="00967F9E"/>
    <w:rsid w:val="00970FB3"/>
    <w:rsid w:val="00971E2F"/>
    <w:rsid w:val="0097391B"/>
    <w:rsid w:val="009826D3"/>
    <w:rsid w:val="00984C2C"/>
    <w:rsid w:val="009916B1"/>
    <w:rsid w:val="009937A3"/>
    <w:rsid w:val="009946FE"/>
    <w:rsid w:val="009A203D"/>
    <w:rsid w:val="009A2AEC"/>
    <w:rsid w:val="009A39B0"/>
    <w:rsid w:val="009A79A2"/>
    <w:rsid w:val="009C2F04"/>
    <w:rsid w:val="009C5341"/>
    <w:rsid w:val="009D31D0"/>
    <w:rsid w:val="009E433F"/>
    <w:rsid w:val="009F0403"/>
    <w:rsid w:val="00A0040C"/>
    <w:rsid w:val="00A01A82"/>
    <w:rsid w:val="00A02424"/>
    <w:rsid w:val="00A03AE1"/>
    <w:rsid w:val="00A13EA6"/>
    <w:rsid w:val="00A15812"/>
    <w:rsid w:val="00A163F8"/>
    <w:rsid w:val="00A17848"/>
    <w:rsid w:val="00A206FD"/>
    <w:rsid w:val="00A21C6C"/>
    <w:rsid w:val="00A25D6F"/>
    <w:rsid w:val="00A3008C"/>
    <w:rsid w:val="00A31615"/>
    <w:rsid w:val="00A338CA"/>
    <w:rsid w:val="00A34D5B"/>
    <w:rsid w:val="00A3519C"/>
    <w:rsid w:val="00A4253F"/>
    <w:rsid w:val="00A512B8"/>
    <w:rsid w:val="00A560B7"/>
    <w:rsid w:val="00A5730C"/>
    <w:rsid w:val="00A6164D"/>
    <w:rsid w:val="00A839C1"/>
    <w:rsid w:val="00A87C4E"/>
    <w:rsid w:val="00A906CB"/>
    <w:rsid w:val="00A9237A"/>
    <w:rsid w:val="00A94582"/>
    <w:rsid w:val="00A95ACE"/>
    <w:rsid w:val="00A96E76"/>
    <w:rsid w:val="00A97483"/>
    <w:rsid w:val="00AA0D18"/>
    <w:rsid w:val="00AA38A8"/>
    <w:rsid w:val="00AA7A61"/>
    <w:rsid w:val="00AB0F0E"/>
    <w:rsid w:val="00AC6017"/>
    <w:rsid w:val="00AC6FE5"/>
    <w:rsid w:val="00AD106D"/>
    <w:rsid w:val="00AD3B85"/>
    <w:rsid w:val="00AD3DF5"/>
    <w:rsid w:val="00AE07AC"/>
    <w:rsid w:val="00AE0E7A"/>
    <w:rsid w:val="00AF7590"/>
    <w:rsid w:val="00B101E9"/>
    <w:rsid w:val="00B1171D"/>
    <w:rsid w:val="00B133A4"/>
    <w:rsid w:val="00B137A5"/>
    <w:rsid w:val="00B16FFA"/>
    <w:rsid w:val="00B23C33"/>
    <w:rsid w:val="00B270FB"/>
    <w:rsid w:val="00B27F61"/>
    <w:rsid w:val="00B30726"/>
    <w:rsid w:val="00B3393E"/>
    <w:rsid w:val="00B357D1"/>
    <w:rsid w:val="00B46535"/>
    <w:rsid w:val="00B46ABB"/>
    <w:rsid w:val="00B513CC"/>
    <w:rsid w:val="00B60560"/>
    <w:rsid w:val="00B64539"/>
    <w:rsid w:val="00B67F38"/>
    <w:rsid w:val="00B835B2"/>
    <w:rsid w:val="00B8479B"/>
    <w:rsid w:val="00B87BC9"/>
    <w:rsid w:val="00B91C47"/>
    <w:rsid w:val="00B948EA"/>
    <w:rsid w:val="00BA38B1"/>
    <w:rsid w:val="00BC0570"/>
    <w:rsid w:val="00BC0F0A"/>
    <w:rsid w:val="00BC1EA3"/>
    <w:rsid w:val="00BC77FD"/>
    <w:rsid w:val="00BD39CC"/>
    <w:rsid w:val="00BD3DCC"/>
    <w:rsid w:val="00BE11EE"/>
    <w:rsid w:val="00BE1AE6"/>
    <w:rsid w:val="00BE3033"/>
    <w:rsid w:val="00BE57C7"/>
    <w:rsid w:val="00BE7139"/>
    <w:rsid w:val="00BF13A9"/>
    <w:rsid w:val="00BF199E"/>
    <w:rsid w:val="00C000C5"/>
    <w:rsid w:val="00C00DA4"/>
    <w:rsid w:val="00C05D2A"/>
    <w:rsid w:val="00C1228A"/>
    <w:rsid w:val="00C2512E"/>
    <w:rsid w:val="00C37668"/>
    <w:rsid w:val="00C500B4"/>
    <w:rsid w:val="00C52A8F"/>
    <w:rsid w:val="00C55951"/>
    <w:rsid w:val="00C60185"/>
    <w:rsid w:val="00C604C1"/>
    <w:rsid w:val="00C60A59"/>
    <w:rsid w:val="00C6583D"/>
    <w:rsid w:val="00C66341"/>
    <w:rsid w:val="00C667A6"/>
    <w:rsid w:val="00C76EA3"/>
    <w:rsid w:val="00CA167B"/>
    <w:rsid w:val="00CA3CAC"/>
    <w:rsid w:val="00CA4F26"/>
    <w:rsid w:val="00CB3DFC"/>
    <w:rsid w:val="00CB7BC4"/>
    <w:rsid w:val="00CC0DBF"/>
    <w:rsid w:val="00CD4BE0"/>
    <w:rsid w:val="00CE0825"/>
    <w:rsid w:val="00CF006B"/>
    <w:rsid w:val="00CF2833"/>
    <w:rsid w:val="00CF31D7"/>
    <w:rsid w:val="00CF678A"/>
    <w:rsid w:val="00D0448D"/>
    <w:rsid w:val="00D06024"/>
    <w:rsid w:val="00D07D9E"/>
    <w:rsid w:val="00D10E7C"/>
    <w:rsid w:val="00D15655"/>
    <w:rsid w:val="00D16642"/>
    <w:rsid w:val="00D2069F"/>
    <w:rsid w:val="00D2699B"/>
    <w:rsid w:val="00D31709"/>
    <w:rsid w:val="00D424D0"/>
    <w:rsid w:val="00D46DE8"/>
    <w:rsid w:val="00D47379"/>
    <w:rsid w:val="00D5122A"/>
    <w:rsid w:val="00D627B7"/>
    <w:rsid w:val="00D62971"/>
    <w:rsid w:val="00D73AD3"/>
    <w:rsid w:val="00D7538C"/>
    <w:rsid w:val="00D76309"/>
    <w:rsid w:val="00D82084"/>
    <w:rsid w:val="00D82FB6"/>
    <w:rsid w:val="00D83C19"/>
    <w:rsid w:val="00D87D1D"/>
    <w:rsid w:val="00D9738E"/>
    <w:rsid w:val="00DA07BD"/>
    <w:rsid w:val="00DA6BFD"/>
    <w:rsid w:val="00DB148A"/>
    <w:rsid w:val="00DB1EAE"/>
    <w:rsid w:val="00DB22AB"/>
    <w:rsid w:val="00DB6DCE"/>
    <w:rsid w:val="00DC0510"/>
    <w:rsid w:val="00DC2699"/>
    <w:rsid w:val="00DC31DD"/>
    <w:rsid w:val="00DC58E5"/>
    <w:rsid w:val="00DD04D1"/>
    <w:rsid w:val="00DD0B0C"/>
    <w:rsid w:val="00DD2922"/>
    <w:rsid w:val="00DD48B9"/>
    <w:rsid w:val="00DF3E05"/>
    <w:rsid w:val="00E03B7D"/>
    <w:rsid w:val="00E056BC"/>
    <w:rsid w:val="00E12743"/>
    <w:rsid w:val="00E14C3C"/>
    <w:rsid w:val="00E15297"/>
    <w:rsid w:val="00E20100"/>
    <w:rsid w:val="00E27892"/>
    <w:rsid w:val="00E326C8"/>
    <w:rsid w:val="00E37D8E"/>
    <w:rsid w:val="00E52E6D"/>
    <w:rsid w:val="00E56972"/>
    <w:rsid w:val="00E56AC6"/>
    <w:rsid w:val="00E56D48"/>
    <w:rsid w:val="00E64CE3"/>
    <w:rsid w:val="00E72035"/>
    <w:rsid w:val="00E74982"/>
    <w:rsid w:val="00E83386"/>
    <w:rsid w:val="00E96F8D"/>
    <w:rsid w:val="00E9753C"/>
    <w:rsid w:val="00EA060C"/>
    <w:rsid w:val="00EB1EC3"/>
    <w:rsid w:val="00EB1FDF"/>
    <w:rsid w:val="00EB2DDB"/>
    <w:rsid w:val="00EB330A"/>
    <w:rsid w:val="00EB3875"/>
    <w:rsid w:val="00EB752E"/>
    <w:rsid w:val="00EC0E18"/>
    <w:rsid w:val="00EC0E6B"/>
    <w:rsid w:val="00EC2889"/>
    <w:rsid w:val="00EC6DE6"/>
    <w:rsid w:val="00ED064D"/>
    <w:rsid w:val="00EE3FAA"/>
    <w:rsid w:val="00EE516A"/>
    <w:rsid w:val="00F15CB5"/>
    <w:rsid w:val="00F15CDA"/>
    <w:rsid w:val="00F16EDC"/>
    <w:rsid w:val="00F27551"/>
    <w:rsid w:val="00F27E42"/>
    <w:rsid w:val="00F40C6A"/>
    <w:rsid w:val="00F45899"/>
    <w:rsid w:val="00F505EC"/>
    <w:rsid w:val="00F56637"/>
    <w:rsid w:val="00F61203"/>
    <w:rsid w:val="00F65193"/>
    <w:rsid w:val="00F70843"/>
    <w:rsid w:val="00F730E4"/>
    <w:rsid w:val="00F74250"/>
    <w:rsid w:val="00F8100D"/>
    <w:rsid w:val="00F813DE"/>
    <w:rsid w:val="00F844FA"/>
    <w:rsid w:val="00F85BEA"/>
    <w:rsid w:val="00F91038"/>
    <w:rsid w:val="00F92616"/>
    <w:rsid w:val="00F929E7"/>
    <w:rsid w:val="00FA172F"/>
    <w:rsid w:val="00FA5038"/>
    <w:rsid w:val="00FA70BA"/>
    <w:rsid w:val="00FA7CD8"/>
    <w:rsid w:val="00FB0ECC"/>
    <w:rsid w:val="00FB0F32"/>
    <w:rsid w:val="00FB0FF4"/>
    <w:rsid w:val="00FB2AD2"/>
    <w:rsid w:val="00FB4D3D"/>
    <w:rsid w:val="00FB718F"/>
    <w:rsid w:val="00FC09EA"/>
    <w:rsid w:val="00FC1534"/>
    <w:rsid w:val="00FC2B11"/>
    <w:rsid w:val="00FD05B4"/>
    <w:rsid w:val="00FD0E1E"/>
    <w:rsid w:val="00FD2202"/>
    <w:rsid w:val="00FD4E93"/>
    <w:rsid w:val="00FD519F"/>
    <w:rsid w:val="00FD6957"/>
    <w:rsid w:val="00FE4B4B"/>
    <w:rsid w:val="00FF00A9"/>
    <w:rsid w:val="00FF1420"/>
    <w:rsid w:val="00FF295C"/>
    <w:rsid w:val="00FF2E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79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BF199E"/>
    <w:pPr>
      <w:keepNext/>
      <w:keepLines/>
      <w:numPr>
        <w:ilvl w:val="1"/>
        <w:numId w:val="2"/>
      </w:numPr>
      <w:spacing w:before="200" w:line="480" w:lineRule="auto"/>
      <w:ind w:left="576"/>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har"/>
    <w:autoRedefine/>
    <w:uiPriority w:val="9"/>
    <w:unhideWhenUsed/>
    <w:qFormat/>
    <w:rsid w:val="008F14C9"/>
    <w:pPr>
      <w:keepNext/>
      <w:keepLines/>
      <w:numPr>
        <w:ilvl w:val="2"/>
        <w:numId w:val="2"/>
      </w:numPr>
      <w:spacing w:before="200" w:after="240"/>
      <w:ind w:left="720"/>
      <w:outlineLvl w:val="2"/>
    </w:pPr>
    <w:rPr>
      <w:rFonts w:ascii="Times New Roman" w:eastAsiaTheme="majorEastAsia" w:hAnsi="Times New Roman" w:cstheme="majorBidi"/>
      <w:b/>
      <w:bCs/>
      <w:sz w:val="24"/>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BF199E"/>
    <w:rPr>
      <w:rFonts w:ascii="Times New Roman" w:eastAsiaTheme="majorEastAsia" w:hAnsi="Times New Roman" w:cstheme="majorBidi"/>
      <w:b/>
      <w:bCs/>
      <w:sz w:val="24"/>
      <w:szCs w:val="26"/>
      <w:lang w:eastAsia="ar-SA"/>
    </w:rPr>
  </w:style>
  <w:style w:type="character" w:customStyle="1" w:styleId="Ttulo3Char">
    <w:name w:val="Título 3 Char"/>
    <w:basedOn w:val="Fontepargpadro"/>
    <w:link w:val="Ttulo3"/>
    <w:uiPriority w:val="9"/>
    <w:rsid w:val="008F14C9"/>
    <w:rPr>
      <w:rFonts w:ascii="Times New Roman" w:eastAsiaTheme="majorEastAsia" w:hAnsi="Times New Roman" w:cstheme="majorBidi"/>
      <w:b/>
      <w:bCs/>
      <w:sz w:val="24"/>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8F14C9"/>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 w:type="paragraph" w:styleId="Reviso">
    <w:name w:val="Revision"/>
    <w:hidden/>
    <w:uiPriority w:val="99"/>
    <w:semiHidden/>
    <w:rsid w:val="0062269B"/>
    <w:pPr>
      <w:spacing w:after="0" w:line="240" w:lineRule="auto"/>
    </w:pPr>
    <w:rPr>
      <w:rFonts w:ascii="Arial" w:eastAsia="Calibri" w:hAnsi="Arial" w:cs="Century Gothic"/>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842546876">
          <w:marLeft w:val="0"/>
          <w:marRight w:val="0"/>
          <w:marTop w:val="0"/>
          <w:marBottom w:val="120"/>
          <w:divBdr>
            <w:top w:val="none" w:sz="0" w:space="0" w:color="auto"/>
            <w:left w:val="none" w:sz="0" w:space="0" w:color="auto"/>
            <w:bottom w:val="none" w:sz="0" w:space="0" w:color="auto"/>
            <w:right w:val="none" w:sz="0" w:space="0" w:color="auto"/>
          </w:divBdr>
        </w:div>
        <w:div w:id="217253862">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1.bin"/><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trell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BA6425"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11B5B"/>
    <w:rsid w:val="000501E5"/>
    <w:rsid w:val="00196963"/>
    <w:rsid w:val="003E40B9"/>
    <w:rsid w:val="004B4CE1"/>
    <w:rsid w:val="006C7435"/>
    <w:rsid w:val="007D0769"/>
    <w:rsid w:val="00925B49"/>
    <w:rsid w:val="0096349C"/>
    <w:rsid w:val="00BA6425"/>
    <w:rsid w:val="00C460EC"/>
    <w:rsid w:val="00D43523"/>
    <w:rsid w:val="00D704B2"/>
    <w:rsid w:val="00D97CA6"/>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84</Pages>
  <Words>27765</Words>
  <Characters>149933</Characters>
  <Application>Microsoft Office Word</Application>
  <DocSecurity>0</DocSecurity>
  <Lines>1249</Lines>
  <Paragraphs>354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Rómulo José Franco</cp:lastModifiedBy>
  <cp:revision>10</cp:revision>
  <dcterms:created xsi:type="dcterms:W3CDTF">2023-08-10T15:39:00Z</dcterms:created>
  <dcterms:modified xsi:type="dcterms:W3CDTF">2023-08-21T21:44:00Z</dcterms:modified>
</cp:coreProperties>
</file>